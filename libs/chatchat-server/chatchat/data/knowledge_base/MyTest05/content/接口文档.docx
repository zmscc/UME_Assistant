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微软雅黑" w:hAnsi="微软雅黑" w:eastAsia="微软雅黑"/>
          <w:b/>
          <w:lang w:eastAsia="zh"/>
          <w:woUserID w:val="1"/>
        </w:rPr>
      </w:pPr>
      <w:bookmarkStart w:id="0" w:name="_Toc35533413"/>
      <w:bookmarkStart w:id="1" w:name="_Toc253391813"/>
      <w:bookmarkStart w:id="2" w:name="_Toc131507482"/>
      <w:bookmarkStart w:id="3" w:name="_Toc510237342"/>
      <w:bookmarkStart w:id="4" w:name="_Toc35607250"/>
      <w:bookmarkStart w:id="5" w:name="_Toc257808924"/>
      <w:r>
        <w:rPr>
          <w:rFonts w:hint="eastAsia" w:ascii="微软雅黑" w:hAnsi="微软雅黑"/>
          <w:b/>
        </w:rPr>
        <w:t>文档编号：</w:t>
      </w:r>
      <w:ins w:id="10" w:author="刘西西" w:date="2024-05-13T16:20:23Z">
        <w:r>
          <w:rPr>
            <w:rFonts w:hint="eastAsia" w:ascii="微软雅黑" w:hAnsi="微软雅黑"/>
            <w:b/>
            <w:lang w:eastAsia="zh"/>
            <w:woUserID w:val="1"/>
          </w:rPr>
          <w:t>DTCW</w:t>
        </w:r>
      </w:ins>
      <w:ins w:id="11" w:author="刘西西" w:date="2024-05-13T16:20:36Z">
        <w:r>
          <w:rPr>
            <w:rFonts w:hint="eastAsia" w:ascii="微软雅黑" w:hAnsi="微软雅黑"/>
            <w:b/>
            <w:lang w:eastAsia="zh"/>
            <w:woUserID w:val="1"/>
          </w:rPr>
          <w:t>_</w:t>
        </w:r>
      </w:ins>
      <w:ins w:id="12" w:author="刘西西" w:date="2024-05-13T16:20:39Z">
        <w:r>
          <w:rPr>
            <w:rFonts w:hint="eastAsia" w:ascii="微软雅黑" w:hAnsi="微软雅黑"/>
            <w:b/>
            <w:lang w:eastAsia="zh"/>
            <w:woUserID w:val="1"/>
          </w:rPr>
          <w:t>03-</w:t>
        </w:r>
      </w:ins>
      <w:ins w:id="13" w:author="刘西西" w:date="2024-05-13T16:20:41Z">
        <w:r>
          <w:rPr>
            <w:rFonts w:hint="eastAsia" w:ascii="微软雅黑" w:hAnsi="微软雅黑"/>
            <w:b/>
            <w:lang w:eastAsia="zh"/>
            <w:woUserID w:val="1"/>
          </w:rPr>
          <w:t>1-</w:t>
        </w:r>
      </w:ins>
      <w:ins w:id="14" w:author="刘西西" w:date="2024-05-13T16:20:42Z">
        <w:r>
          <w:rPr>
            <w:rFonts w:hint="eastAsia" w:ascii="微软雅黑" w:hAnsi="微软雅黑"/>
            <w:b/>
            <w:lang w:eastAsia="zh"/>
            <w:woUserID w:val="1"/>
          </w:rPr>
          <w:t>3</w:t>
        </w:r>
      </w:ins>
    </w:p>
    <w:p>
      <w:pPr>
        <w:rPr>
          <w:rFonts w:hint="eastAsia" w:ascii="微软雅黑" w:hAnsi="微软雅黑" w:eastAsia="微软雅黑"/>
          <w:b/>
          <w:lang w:eastAsia="zh"/>
          <w:woUserID w:val="1"/>
        </w:rPr>
      </w:pPr>
      <w:r>
        <w:rPr>
          <w:rFonts w:hint="eastAsia" w:ascii="微软雅黑" w:hAnsi="微软雅黑"/>
          <w:b/>
        </w:rPr>
        <w:t>版本号：</w:t>
      </w:r>
      <w:ins w:id="15" w:author="刘西西" w:date="2024-05-13T16:20:53Z">
        <w:r>
          <w:rPr>
            <w:rFonts w:hint="eastAsia" w:ascii="微软雅黑" w:hAnsi="微软雅黑"/>
            <w:b/>
            <w:lang w:eastAsia="zh"/>
            <w:woUserID w:val="1"/>
          </w:rPr>
          <w:t>v</w:t>
        </w:r>
      </w:ins>
      <w:ins w:id="16" w:author="刘西西" w:date="2024-05-13T16:20:55Z">
        <w:r>
          <w:rPr>
            <w:rFonts w:hint="eastAsia" w:ascii="微软雅黑" w:hAnsi="微软雅黑"/>
            <w:b/>
            <w:lang w:eastAsia="zh"/>
            <w:woUserID w:val="1"/>
          </w:rPr>
          <w:t>1.0</w:t>
        </w:r>
      </w:ins>
      <w:bookmarkStart w:id="61" w:name="_GoBack"/>
      <w:bookmarkEnd w:id="61"/>
    </w:p>
    <w:p>
      <w:pPr>
        <w:rPr>
          <w:rFonts w:ascii="微软雅黑" w:hAnsi="微软雅黑"/>
          <w:b/>
        </w:rPr>
      </w:pPr>
    </w:p>
    <w:p>
      <w:pPr>
        <w:rPr>
          <w:rFonts w:ascii="微软雅黑" w:hAnsi="微软雅黑"/>
          <w:b/>
        </w:rPr>
      </w:pPr>
    </w:p>
    <w:p>
      <w:pPr>
        <w:rPr>
          <w:rFonts w:ascii="微软雅黑" w:hAnsi="微软雅黑"/>
          <w:b/>
        </w:rPr>
      </w:pPr>
    </w:p>
    <w:p>
      <w:pPr>
        <w:spacing w:before="156" w:after="156"/>
        <w:jc w:val="center"/>
        <w:rPr>
          <w:rFonts w:ascii="微软雅黑" w:hAnsi="微软雅黑"/>
          <w:b/>
          <w:sz w:val="52"/>
          <w:szCs w:val="52"/>
        </w:rPr>
      </w:pPr>
      <w:r>
        <w:rPr>
          <w:rFonts w:hint="eastAsia" w:ascii="微软雅黑" w:hAnsi="微软雅黑"/>
          <w:b/>
          <w:sz w:val="52"/>
          <w:szCs w:val="52"/>
          <w:lang w:val="en-US" w:eastAsia="zh-CN"/>
        </w:rPr>
        <w:t>**</w:t>
      </w:r>
      <w:r>
        <w:rPr>
          <w:rFonts w:hint="eastAsia" w:ascii="微软雅黑" w:hAnsi="微软雅黑"/>
          <w:b/>
          <w:sz w:val="52"/>
          <w:szCs w:val="52"/>
        </w:rPr>
        <w:t>公司</w:t>
      </w:r>
      <w:r>
        <w:rPr>
          <w:rFonts w:hint="eastAsia" w:ascii="微软雅黑" w:hAnsi="微软雅黑"/>
          <w:b/>
          <w:sz w:val="52"/>
          <w:szCs w:val="52"/>
          <w:lang w:val="en-US" w:eastAsia="zh-CN"/>
        </w:rPr>
        <w:t>财务系统升级项目</w:t>
      </w:r>
    </w:p>
    <w:p>
      <w:pPr>
        <w:spacing w:before="156" w:after="156"/>
        <w:jc w:val="center"/>
        <w:rPr>
          <w:ins w:id="17" w:author="刘西西" w:date="2024-05-13T16:19:34Z"/>
          <w:rFonts w:hint="eastAsia" w:ascii="微软雅黑" w:hAnsi="微软雅黑"/>
          <w:b/>
          <w:sz w:val="52"/>
          <w:szCs w:val="52"/>
          <w:lang w:val="en-US" w:eastAsia="zh-CN"/>
        </w:rPr>
      </w:pPr>
      <w:del w:id="18" w:author="刘西西" w:date="2024-05-13T16:19:33Z">
        <w:r>
          <w:rPr>
            <w:rFonts w:hint="eastAsia" w:ascii="微软雅黑" w:hAnsi="微软雅黑"/>
            <w:b/>
            <w:sz w:val="52"/>
            <w:szCs w:val="52"/>
            <w:lang w:val="en-US" w:eastAsia="zh-CN"/>
          </w:rPr>
          <w:delText>需求分析报告及</w:delText>
        </w:r>
      </w:del>
      <w:r>
        <w:rPr>
          <w:rFonts w:hint="eastAsia" w:ascii="微软雅黑" w:hAnsi="微软雅黑"/>
          <w:b/>
          <w:sz w:val="52"/>
          <w:szCs w:val="52"/>
          <w:lang w:val="en-US" w:eastAsia="zh-CN"/>
        </w:rPr>
        <w:t>蓝图规划</w:t>
      </w:r>
    </w:p>
    <w:p>
      <w:pPr>
        <w:spacing w:before="156" w:after="156"/>
        <w:jc w:val="center"/>
        <w:rPr>
          <w:rFonts w:hint="eastAsia" w:ascii="微软雅黑" w:hAnsi="微软雅黑" w:eastAsia="微软雅黑"/>
          <w:b/>
          <w:sz w:val="52"/>
          <w:szCs w:val="52"/>
          <w:lang w:val="en-US" w:eastAsia="zh"/>
          <w:woUserID w:val="1"/>
        </w:rPr>
      </w:pPr>
      <w:ins w:id="19" w:author="刘西西" w:date="2024-05-13T16:19:36Z">
        <w:r>
          <w:rPr>
            <w:rFonts w:hint="eastAsia" w:ascii="微软雅黑" w:hAnsi="微软雅黑"/>
            <w:b/>
            <w:sz w:val="52"/>
            <w:szCs w:val="52"/>
            <w:lang w:val="en-US" w:eastAsia="zh"/>
            <w:woUserID w:val="1"/>
          </w:rPr>
          <w:t>需求</w:t>
        </w:r>
      </w:ins>
      <w:ins w:id="20" w:author="刘西西" w:date="2024-05-13T16:19:37Z">
        <w:r>
          <w:rPr>
            <w:rFonts w:hint="eastAsia" w:ascii="微软雅黑" w:hAnsi="微软雅黑"/>
            <w:b/>
            <w:sz w:val="52"/>
            <w:szCs w:val="52"/>
            <w:lang w:val="en-US" w:eastAsia="zh"/>
            <w:woUserID w:val="1"/>
          </w:rPr>
          <w:t>规则</w:t>
        </w:r>
      </w:ins>
      <w:ins w:id="21" w:author="刘西西" w:date="2024-05-13T16:19:47Z">
        <w:r>
          <w:rPr>
            <w:rFonts w:hint="eastAsia" w:ascii="微软雅黑" w:hAnsi="微软雅黑"/>
            <w:b/>
            <w:sz w:val="52"/>
            <w:szCs w:val="52"/>
            <w:lang w:val="en-US" w:eastAsia="zh"/>
            <w:woUserID w:val="1"/>
          </w:rPr>
          <w:t>规格</w:t>
        </w:r>
      </w:ins>
      <w:ins w:id="22" w:author="刘西西" w:date="2024-05-13T16:19:50Z">
        <w:r>
          <w:rPr>
            <w:rFonts w:hint="eastAsia" w:ascii="微软雅黑" w:hAnsi="微软雅黑"/>
            <w:b/>
            <w:sz w:val="52"/>
            <w:szCs w:val="52"/>
            <w:lang w:val="en-US" w:eastAsia="zh"/>
            <w:woUserID w:val="1"/>
          </w:rPr>
          <w:t>说明书</w:t>
        </w:r>
      </w:ins>
    </w:p>
    <w:p>
      <w:pPr>
        <w:pStyle w:val="14"/>
        <w:spacing w:before="156" w:after="156"/>
        <w:rPr>
          <w:rFonts w:hint="default" w:ascii="微软雅黑" w:hAnsi="微软雅黑" w:eastAsia="微软雅黑"/>
        </w:rPr>
      </w:pPr>
    </w:p>
    <w:p>
      <w:pPr>
        <w:pStyle w:val="14"/>
        <w:spacing w:before="156" w:after="156"/>
        <w:rPr>
          <w:rFonts w:hint="default" w:ascii="微软雅黑" w:hAnsi="微软雅黑" w:eastAsia="微软雅黑"/>
        </w:rPr>
      </w:pPr>
    </w:p>
    <w:p>
      <w:pPr>
        <w:pStyle w:val="14"/>
        <w:spacing w:before="156" w:after="156"/>
        <w:rPr>
          <w:rFonts w:hint="default" w:ascii="微软雅黑" w:hAnsi="微软雅黑" w:eastAsia="微软雅黑"/>
        </w:rPr>
      </w:pPr>
    </w:p>
    <w:p>
      <w:pPr>
        <w:pStyle w:val="14"/>
        <w:spacing w:before="156" w:after="156"/>
        <w:rPr>
          <w:rFonts w:hint="default" w:ascii="微软雅黑" w:hAnsi="微软雅黑" w:eastAsia="微软雅黑"/>
        </w:rPr>
      </w:pPr>
    </w:p>
    <w:tbl>
      <w:tblPr>
        <w:tblStyle w:val="29"/>
        <w:tblpPr w:leftFromText="180" w:rightFromText="180" w:vertAnchor="text" w:tblpY="1"/>
        <w:tblOverlap w:val="never"/>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27"/>
        <w:gridCol w:w="399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trPr>
        <w:tc>
          <w:tcPr>
            <w:tcW w:w="2656" w:type="pct"/>
            <w:tcBorders>
              <w:bottom w:val="single" w:color="auto" w:sz="4" w:space="0"/>
            </w:tcBorders>
            <w:shd w:val="clear" w:color="000000" w:fill="D8D8D8" w:themeFill="background1" w:themeFillShade="D9"/>
            <w:vAlign w:val="center"/>
          </w:tcPr>
          <w:p>
            <w:pPr>
              <w:keepNext w:val="0"/>
              <w:keepLines w:val="0"/>
              <w:suppressLineNumbers w:val="0"/>
              <w:spacing w:before="0" w:beforeAutospacing="0" w:after="0" w:afterAutospacing="0"/>
              <w:ind w:left="0" w:right="0"/>
              <w:rPr>
                <w:rFonts w:hint="default" w:ascii="微软雅黑" w:hAnsi="微软雅黑"/>
                <w:b/>
                <w:bCs/>
                <w:sz w:val="24"/>
              </w:rPr>
            </w:pPr>
            <w:r>
              <w:rPr>
                <w:rFonts w:hint="eastAsia" w:ascii="微软雅黑" w:hAnsi="微软雅黑"/>
                <w:b/>
                <w:bCs/>
                <w:sz w:val="24"/>
                <w:lang w:val="en-US" w:eastAsia="zh-CN"/>
              </w:rPr>
              <w:t>**</w:t>
            </w:r>
            <w:r>
              <w:rPr>
                <w:rFonts w:hint="eastAsia" w:ascii="微软雅黑" w:hAnsi="微软雅黑"/>
                <w:b/>
                <w:bCs/>
                <w:sz w:val="24"/>
              </w:rPr>
              <w:t>公司</w:t>
            </w:r>
          </w:p>
        </w:tc>
        <w:tc>
          <w:tcPr>
            <w:tcW w:w="2344" w:type="pct"/>
            <w:tcBorders>
              <w:bottom w:val="single" w:color="auto" w:sz="4" w:space="0"/>
            </w:tcBorders>
            <w:shd w:val="clear" w:color="000000" w:fill="D8D8D8" w:themeFill="background1" w:themeFillShade="D9"/>
            <w:vAlign w:val="center"/>
          </w:tcPr>
          <w:p>
            <w:pPr>
              <w:keepNext w:val="0"/>
              <w:keepLines w:val="0"/>
              <w:suppressLineNumbers w:val="0"/>
              <w:spacing w:before="0" w:beforeAutospacing="0" w:after="0" w:afterAutospacing="0"/>
              <w:ind w:left="0" w:right="0"/>
              <w:rPr>
                <w:rFonts w:hint="default" w:ascii="微软雅黑" w:hAnsi="微软雅黑"/>
                <w:b/>
                <w:sz w:val="24"/>
              </w:rPr>
            </w:pPr>
            <w:r>
              <w:rPr>
                <w:rFonts w:hint="eastAsia" w:ascii="微软雅黑" w:hAnsi="微软雅黑"/>
                <w:b/>
                <w:bCs/>
                <w:sz w:val="24"/>
              </w:rPr>
              <w:t>用友网络科技股份有限公司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60" w:hRule="atLeast"/>
        </w:trPr>
        <w:tc>
          <w:tcPr>
            <w:tcW w:w="2656" w:type="pct"/>
            <w:shd w:val="clear" w:color="FFFFFF" w:themeColor="background1" w:fill="auto"/>
            <w:vAlign w:val="center"/>
          </w:tcPr>
          <w:p>
            <w:pPr>
              <w:keepNext w:val="0"/>
              <w:keepLines w:val="0"/>
              <w:suppressLineNumbers w:val="0"/>
              <w:spacing w:before="0" w:beforeAutospacing="0" w:after="0" w:afterAutospacing="0"/>
              <w:ind w:left="0" w:right="0"/>
              <w:rPr>
                <w:rFonts w:hint="default" w:ascii="微软雅黑" w:hAnsi="微软雅黑"/>
                <w:sz w:val="24"/>
              </w:rPr>
            </w:pPr>
            <w:r>
              <w:rPr>
                <w:rFonts w:hint="eastAsia" w:ascii="微软雅黑" w:hAnsi="微软雅黑"/>
                <w:sz w:val="24"/>
              </w:rPr>
              <w:t>项目负责人</w:t>
            </w:r>
          </w:p>
          <w:p>
            <w:pPr>
              <w:keepNext w:val="0"/>
              <w:keepLines w:val="0"/>
              <w:suppressLineNumbers w:val="0"/>
              <w:spacing w:before="0" w:beforeAutospacing="0" w:after="0" w:afterAutospacing="0"/>
              <w:ind w:left="0" w:right="0"/>
              <w:rPr>
                <w:rFonts w:hint="default" w:ascii="微软雅黑" w:hAnsi="微软雅黑"/>
                <w:sz w:val="24"/>
              </w:rPr>
            </w:pPr>
            <w:r>
              <w:rPr>
                <w:rFonts w:hint="eastAsia" w:ascii="微软雅黑" w:hAnsi="微软雅黑"/>
                <w:sz w:val="24"/>
              </w:rPr>
              <w:t>（签字盖章）：</w:t>
            </w:r>
          </w:p>
        </w:tc>
        <w:tc>
          <w:tcPr>
            <w:tcW w:w="2344" w:type="pct"/>
            <w:shd w:val="clear" w:color="FFFFFF" w:themeColor="background1" w:fill="auto"/>
            <w:vAlign w:val="center"/>
          </w:tcPr>
          <w:p>
            <w:pPr>
              <w:keepNext w:val="0"/>
              <w:keepLines w:val="0"/>
              <w:suppressLineNumbers w:val="0"/>
              <w:spacing w:before="0" w:beforeAutospacing="0" w:after="0" w:afterAutospacing="0"/>
              <w:ind w:left="0" w:right="0"/>
              <w:rPr>
                <w:rFonts w:hint="eastAsia" w:ascii="微软雅黑" w:hAnsi="微软雅黑" w:eastAsia="微软雅黑"/>
                <w:sz w:val="24"/>
                <w:lang w:val="en-US" w:eastAsia="zh-CN"/>
              </w:rPr>
            </w:pPr>
            <w:r>
              <w:rPr>
                <w:rFonts w:hint="eastAsia" w:ascii="微软雅黑" w:hAnsi="微软雅黑"/>
                <w:sz w:val="24"/>
              </w:rPr>
              <w:t>项目负责</w:t>
            </w:r>
            <w:r>
              <w:rPr>
                <w:rFonts w:hint="eastAsia" w:ascii="微软雅黑" w:hAnsi="微软雅黑"/>
                <w:sz w:val="24"/>
                <w:lang w:val="en-US" w:eastAsia="zh-CN"/>
              </w:rPr>
              <w:t>人</w:t>
            </w:r>
          </w:p>
          <w:p>
            <w:pPr>
              <w:keepNext w:val="0"/>
              <w:keepLines w:val="0"/>
              <w:suppressLineNumbers w:val="0"/>
              <w:spacing w:before="0" w:beforeAutospacing="0" w:after="0" w:afterAutospacing="0"/>
              <w:ind w:left="0" w:right="0"/>
              <w:rPr>
                <w:rFonts w:hint="default" w:ascii="微软雅黑" w:hAnsi="微软雅黑"/>
                <w:sz w:val="24"/>
              </w:rPr>
            </w:pPr>
            <w:r>
              <w:rPr>
                <w:rFonts w:hint="eastAsia" w:ascii="微软雅黑" w:hAnsi="微软雅黑"/>
                <w:sz w:val="24"/>
              </w:rPr>
              <w:t>（签字盖章）：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75" w:hRule="atLeast"/>
        </w:trPr>
        <w:tc>
          <w:tcPr>
            <w:tcW w:w="2656" w:type="pct"/>
            <w:shd w:val="clear" w:color="FFFFFF" w:themeColor="background1" w:fill="auto"/>
            <w:vAlign w:val="center"/>
          </w:tcPr>
          <w:p>
            <w:pPr>
              <w:keepNext w:val="0"/>
              <w:keepLines w:val="0"/>
              <w:suppressLineNumbers w:val="0"/>
              <w:spacing w:before="0" w:beforeAutospacing="0" w:after="0" w:afterAutospacing="0"/>
              <w:ind w:left="0" w:right="0"/>
              <w:rPr>
                <w:rFonts w:hint="default" w:ascii="微软雅黑" w:hAnsi="微软雅黑"/>
                <w:sz w:val="24"/>
              </w:rPr>
            </w:pPr>
            <w:r>
              <w:rPr>
                <w:rFonts w:hint="eastAsia" w:ascii="微软雅黑" w:hAnsi="微软雅黑"/>
                <w:sz w:val="24"/>
              </w:rPr>
              <w:t>签字日期：</w:t>
            </w:r>
          </w:p>
        </w:tc>
        <w:tc>
          <w:tcPr>
            <w:tcW w:w="2344" w:type="pct"/>
            <w:shd w:val="clear" w:color="FFFFFF" w:themeColor="background1" w:fill="auto"/>
            <w:vAlign w:val="center"/>
          </w:tcPr>
          <w:p>
            <w:pPr>
              <w:keepNext w:val="0"/>
              <w:keepLines w:val="0"/>
              <w:suppressLineNumbers w:val="0"/>
              <w:spacing w:before="0" w:beforeAutospacing="0" w:after="0" w:afterAutospacing="0"/>
              <w:ind w:left="0" w:right="0"/>
              <w:rPr>
                <w:rFonts w:hint="default" w:ascii="微软雅黑" w:hAnsi="微软雅黑"/>
                <w:sz w:val="24"/>
              </w:rPr>
            </w:pPr>
            <w:r>
              <w:rPr>
                <w:rFonts w:hint="eastAsia" w:ascii="微软雅黑" w:hAnsi="微软雅黑"/>
                <w:sz w:val="24"/>
              </w:rPr>
              <w:t>签字日期：</w:t>
            </w:r>
          </w:p>
        </w:tc>
      </w:tr>
    </w:tbl>
    <w:p>
      <w:pPr>
        <w:widowControl/>
        <w:jc w:val="left"/>
      </w:pPr>
    </w:p>
    <w:p>
      <w:pPr>
        <w:pStyle w:val="53"/>
      </w:pPr>
      <w:bookmarkStart w:id="6" w:name="_Toc522463725"/>
      <w:bookmarkStart w:id="7" w:name="_Toc1736966096"/>
      <w:r>
        <w:rPr>
          <w:rFonts w:hint="eastAsia"/>
        </w:rPr>
        <w:t>文档控制</w:t>
      </w:r>
      <w:bookmarkEnd w:id="0"/>
      <w:bookmarkEnd w:id="1"/>
      <w:bookmarkEnd w:id="2"/>
      <w:bookmarkEnd w:id="3"/>
      <w:bookmarkEnd w:id="4"/>
      <w:bookmarkEnd w:id="5"/>
      <w:bookmarkEnd w:id="6"/>
      <w:bookmarkEnd w:id="7"/>
    </w:p>
    <w:p>
      <w:pPr>
        <w:keepNext/>
        <w:keepLines/>
        <w:spacing w:before="156" w:after="156"/>
        <w:rPr>
          <w:rFonts w:ascii="微软雅黑" w:hAnsi="微软雅黑"/>
          <w:b/>
          <w:sz w:val="24"/>
        </w:rPr>
      </w:pPr>
      <w:r>
        <w:rPr>
          <w:rFonts w:hint="eastAsia" w:ascii="微软雅黑" w:hAnsi="微软雅黑"/>
          <w:b/>
          <w:sz w:val="24"/>
        </w:rPr>
        <w:t>更改记录</w:t>
      </w:r>
    </w:p>
    <w:tbl>
      <w:tblPr>
        <w:tblStyle w:val="29"/>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96" w:type="dxa"/>
          <w:bottom w:w="0" w:type="dxa"/>
          <w:right w:w="96" w:type="dxa"/>
        </w:tblCellMar>
      </w:tblPr>
      <w:tblGrid>
        <w:gridCol w:w="1295"/>
        <w:gridCol w:w="1599"/>
        <w:gridCol w:w="874"/>
        <w:gridCol w:w="473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96" w:type="dxa"/>
            <w:bottom w:w="0" w:type="dxa"/>
            <w:right w:w="96" w:type="dxa"/>
          </w:tblCellMar>
        </w:tblPrEx>
        <w:trPr>
          <w:cantSplit/>
          <w:trHeight w:val="428" w:hRule="atLeast"/>
          <w:tblHeader/>
        </w:trPr>
        <w:tc>
          <w:tcPr>
            <w:tcW w:w="762" w:type="pct"/>
            <w:tcBorders>
              <w:top w:val="single" w:color="auto" w:sz="12" w:space="0"/>
              <w:bottom w:val="single" w:color="auto" w:sz="6" w:space="0"/>
              <w:right w:val="single" w:color="auto" w:sz="6" w:space="0"/>
            </w:tcBorders>
            <w:shd w:val="clear" w:color="auto" w:fill="D8D8D8" w:themeFill="background1" w:themeFillShade="D9"/>
            <w:vAlign w:val="center"/>
          </w:tcPr>
          <w:p>
            <w:pPr>
              <w:pStyle w:val="51"/>
              <w:keepNext w:val="0"/>
              <w:suppressLineNumbers w:val="0"/>
              <w:spacing w:beforeAutospacing="0" w:afterAutospacing="0"/>
              <w:ind w:left="0" w:right="0"/>
              <w:jc w:val="center"/>
              <w:rPr>
                <w:rFonts w:hint="default" w:ascii="微软雅黑" w:hAnsi="微软雅黑"/>
                <w:sz w:val="18"/>
                <w:szCs w:val="18"/>
              </w:rPr>
            </w:pPr>
            <w:r>
              <w:rPr>
                <w:rFonts w:hint="eastAsia" w:ascii="微软雅黑" w:hAnsi="微软雅黑"/>
                <w:sz w:val="18"/>
                <w:szCs w:val="18"/>
              </w:rPr>
              <w:t>日期</w:t>
            </w:r>
          </w:p>
        </w:tc>
        <w:tc>
          <w:tcPr>
            <w:tcW w:w="941" w:type="pct"/>
            <w:tcBorders>
              <w:top w:val="single" w:color="auto" w:sz="12" w:space="0"/>
              <w:left w:val="single" w:color="auto" w:sz="6" w:space="0"/>
              <w:bottom w:val="single" w:color="auto" w:sz="6" w:space="0"/>
              <w:right w:val="single" w:color="auto" w:sz="6" w:space="0"/>
            </w:tcBorders>
            <w:shd w:val="clear" w:color="auto" w:fill="D8D8D8" w:themeFill="background1" w:themeFillShade="D9"/>
            <w:vAlign w:val="center"/>
          </w:tcPr>
          <w:p>
            <w:pPr>
              <w:pStyle w:val="51"/>
              <w:keepNext w:val="0"/>
              <w:suppressLineNumbers w:val="0"/>
              <w:spacing w:beforeAutospacing="0" w:afterAutospacing="0"/>
              <w:ind w:left="0" w:right="0"/>
              <w:jc w:val="center"/>
              <w:rPr>
                <w:rFonts w:hint="default" w:ascii="微软雅黑" w:hAnsi="微软雅黑"/>
                <w:sz w:val="18"/>
                <w:szCs w:val="18"/>
              </w:rPr>
            </w:pPr>
            <w:r>
              <w:rPr>
                <w:rFonts w:hint="eastAsia" w:ascii="微软雅黑" w:hAnsi="微软雅黑"/>
                <w:sz w:val="18"/>
                <w:szCs w:val="18"/>
              </w:rPr>
              <w:t>作者</w:t>
            </w:r>
          </w:p>
        </w:tc>
        <w:tc>
          <w:tcPr>
            <w:tcW w:w="514" w:type="pct"/>
            <w:tcBorders>
              <w:top w:val="single" w:color="auto" w:sz="12" w:space="0"/>
              <w:left w:val="single" w:color="auto" w:sz="6" w:space="0"/>
              <w:bottom w:val="single" w:color="auto" w:sz="6" w:space="0"/>
              <w:right w:val="single" w:color="auto" w:sz="6" w:space="0"/>
            </w:tcBorders>
            <w:shd w:val="clear" w:color="auto" w:fill="D8D8D8" w:themeFill="background1" w:themeFillShade="D9"/>
            <w:vAlign w:val="center"/>
          </w:tcPr>
          <w:p>
            <w:pPr>
              <w:pStyle w:val="51"/>
              <w:keepNext w:val="0"/>
              <w:suppressLineNumbers w:val="0"/>
              <w:spacing w:beforeAutospacing="0" w:afterAutospacing="0"/>
              <w:ind w:left="0" w:right="0"/>
              <w:jc w:val="center"/>
              <w:rPr>
                <w:rFonts w:hint="default" w:ascii="微软雅黑" w:hAnsi="微软雅黑"/>
                <w:sz w:val="18"/>
                <w:szCs w:val="18"/>
              </w:rPr>
            </w:pPr>
            <w:r>
              <w:rPr>
                <w:rFonts w:hint="eastAsia" w:ascii="微软雅黑" w:hAnsi="微软雅黑"/>
                <w:sz w:val="18"/>
                <w:szCs w:val="18"/>
              </w:rPr>
              <w:t>版本</w:t>
            </w:r>
          </w:p>
        </w:tc>
        <w:tc>
          <w:tcPr>
            <w:tcW w:w="2783" w:type="pct"/>
            <w:tcBorders>
              <w:top w:val="single" w:color="auto" w:sz="12" w:space="0"/>
              <w:left w:val="single" w:color="auto" w:sz="6" w:space="0"/>
              <w:bottom w:val="single" w:color="auto" w:sz="6" w:space="0"/>
            </w:tcBorders>
            <w:shd w:val="clear" w:color="auto" w:fill="D8D8D8" w:themeFill="background1" w:themeFillShade="D9"/>
            <w:vAlign w:val="center"/>
          </w:tcPr>
          <w:p>
            <w:pPr>
              <w:pStyle w:val="51"/>
              <w:keepNext w:val="0"/>
              <w:suppressLineNumbers w:val="0"/>
              <w:spacing w:beforeAutospacing="0" w:afterAutospacing="0"/>
              <w:ind w:left="0" w:right="0"/>
              <w:jc w:val="center"/>
              <w:rPr>
                <w:rFonts w:hint="default" w:ascii="微软雅黑" w:hAnsi="微软雅黑"/>
                <w:sz w:val="18"/>
                <w:szCs w:val="18"/>
              </w:rPr>
            </w:pPr>
            <w:r>
              <w:rPr>
                <w:rFonts w:hint="eastAsia" w:ascii="微软雅黑" w:hAnsi="微软雅黑"/>
                <w:sz w:val="18"/>
                <w:szCs w:val="18"/>
              </w:rPr>
              <w:t>更改记录</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96" w:type="dxa"/>
            <w:bottom w:w="0" w:type="dxa"/>
            <w:right w:w="96" w:type="dxa"/>
          </w:tblCellMar>
        </w:tblPrEx>
        <w:trPr>
          <w:cantSplit/>
        </w:trPr>
        <w:tc>
          <w:tcPr>
            <w:tcW w:w="762" w:type="pct"/>
            <w:tcBorders>
              <w:top w:val="single" w:color="auto" w:sz="6" w:space="0"/>
              <w:bottom w:val="single" w:color="auto" w:sz="6" w:space="0"/>
            </w:tcBorders>
            <w:vAlign w:val="center"/>
          </w:tcPr>
          <w:p>
            <w:pPr>
              <w:pStyle w:val="49"/>
              <w:keepNext w:val="0"/>
              <w:suppressLineNumbers w:val="0"/>
              <w:spacing w:before="0" w:beforeAutospacing="0" w:after="0" w:afterAutospacing="0"/>
              <w:ind w:left="0" w:right="0"/>
              <w:jc w:val="center"/>
              <w:rPr>
                <w:rFonts w:hint="default" w:ascii="微软雅黑" w:hAnsi="微软雅黑" w:eastAsia="微软雅黑"/>
                <w:sz w:val="18"/>
                <w:szCs w:val="18"/>
                <w:lang w:val="en-US" w:eastAsia="zh-CN"/>
              </w:rPr>
            </w:pPr>
            <w:r>
              <w:rPr>
                <w:rFonts w:hint="eastAsia" w:ascii="微软雅黑" w:hAnsi="微软雅黑"/>
                <w:sz w:val="18"/>
                <w:szCs w:val="18"/>
              </w:rPr>
              <w:t>2</w:t>
            </w:r>
            <w:r>
              <w:rPr>
                <w:rFonts w:hint="default" w:ascii="微软雅黑" w:hAnsi="微软雅黑"/>
                <w:sz w:val="18"/>
                <w:szCs w:val="18"/>
              </w:rPr>
              <w:t>0</w:t>
            </w:r>
            <w:r>
              <w:rPr>
                <w:rFonts w:hint="eastAsia" w:ascii="微软雅黑" w:hAnsi="微软雅黑"/>
                <w:sz w:val="18"/>
                <w:szCs w:val="18"/>
                <w:lang w:val="en-US" w:eastAsia="zh-CN"/>
              </w:rPr>
              <w:t>24</w:t>
            </w:r>
            <w:r>
              <w:rPr>
                <w:rFonts w:hint="eastAsia" w:ascii="微软雅黑" w:hAnsi="微软雅黑"/>
                <w:sz w:val="18"/>
                <w:szCs w:val="18"/>
              </w:rPr>
              <w:t>-</w:t>
            </w:r>
            <w:r>
              <w:rPr>
                <w:rFonts w:hint="eastAsia" w:ascii="微软雅黑" w:hAnsi="微软雅黑"/>
                <w:sz w:val="18"/>
                <w:szCs w:val="18"/>
                <w:lang w:val="en-US" w:eastAsia="zh-CN"/>
              </w:rPr>
              <w:t>04</w:t>
            </w:r>
            <w:r>
              <w:rPr>
                <w:rFonts w:hint="eastAsia" w:ascii="微软雅黑" w:hAnsi="微软雅黑"/>
                <w:sz w:val="18"/>
                <w:szCs w:val="18"/>
              </w:rPr>
              <w:t>-</w:t>
            </w:r>
            <w:r>
              <w:rPr>
                <w:rFonts w:hint="eastAsia" w:ascii="微软雅黑" w:hAnsi="微软雅黑"/>
                <w:sz w:val="18"/>
                <w:szCs w:val="18"/>
                <w:lang w:val="en-US" w:eastAsia="zh-CN"/>
              </w:rPr>
              <w:t>19</w:t>
            </w:r>
          </w:p>
        </w:tc>
        <w:tc>
          <w:tcPr>
            <w:tcW w:w="941" w:type="pct"/>
            <w:tcBorders>
              <w:top w:val="single" w:color="auto" w:sz="6" w:space="0"/>
              <w:bottom w:val="single" w:color="auto" w:sz="6" w:space="0"/>
            </w:tcBorders>
            <w:vAlign w:val="center"/>
          </w:tcPr>
          <w:p>
            <w:pPr>
              <w:pStyle w:val="49"/>
              <w:keepNext w:val="0"/>
              <w:suppressLineNumbers w:val="0"/>
              <w:spacing w:before="0" w:beforeAutospacing="0" w:after="0" w:afterAutospacing="0"/>
              <w:ind w:left="0" w:right="0"/>
              <w:jc w:val="center"/>
              <w:rPr>
                <w:rFonts w:hint="eastAsia" w:ascii="微软雅黑" w:hAnsi="微软雅黑" w:eastAsia="微软雅黑"/>
                <w:sz w:val="18"/>
                <w:szCs w:val="18"/>
                <w:lang w:val="en-US" w:eastAsia="zh-CN"/>
              </w:rPr>
            </w:pPr>
            <w:r>
              <w:rPr>
                <w:rFonts w:hint="eastAsia" w:ascii="微软雅黑" w:hAnsi="微软雅黑"/>
                <w:sz w:val="18"/>
                <w:szCs w:val="18"/>
                <w:lang w:val="en-US" w:eastAsia="zh-CN"/>
              </w:rPr>
              <w:t>刘莹</w:t>
            </w:r>
          </w:p>
        </w:tc>
        <w:tc>
          <w:tcPr>
            <w:tcW w:w="514" w:type="pct"/>
            <w:tcBorders>
              <w:top w:val="single" w:color="auto" w:sz="6" w:space="0"/>
              <w:bottom w:val="single" w:color="auto" w:sz="6" w:space="0"/>
            </w:tcBorders>
            <w:vAlign w:val="center"/>
          </w:tcPr>
          <w:p>
            <w:pPr>
              <w:pStyle w:val="49"/>
              <w:keepNext w:val="0"/>
              <w:suppressLineNumbers w:val="0"/>
              <w:spacing w:before="0" w:beforeAutospacing="0" w:after="0" w:afterAutospacing="0"/>
              <w:ind w:left="0" w:right="0"/>
              <w:jc w:val="center"/>
              <w:rPr>
                <w:rFonts w:hint="default" w:ascii="微软雅黑" w:hAnsi="微软雅黑"/>
                <w:sz w:val="18"/>
                <w:szCs w:val="18"/>
              </w:rPr>
            </w:pPr>
            <w:r>
              <w:rPr>
                <w:rFonts w:hint="eastAsia" w:ascii="微软雅黑" w:hAnsi="微软雅黑"/>
                <w:sz w:val="18"/>
                <w:szCs w:val="18"/>
              </w:rPr>
              <w:t>1</w:t>
            </w:r>
            <w:r>
              <w:rPr>
                <w:rFonts w:hint="default" w:ascii="微软雅黑" w:hAnsi="微软雅黑"/>
                <w:sz w:val="18"/>
                <w:szCs w:val="18"/>
              </w:rPr>
              <w:t>.0</w:t>
            </w:r>
          </w:p>
        </w:tc>
        <w:tc>
          <w:tcPr>
            <w:tcW w:w="2783" w:type="pct"/>
            <w:tcBorders>
              <w:top w:val="single" w:color="auto" w:sz="6" w:space="0"/>
              <w:bottom w:val="single" w:color="auto" w:sz="6" w:space="0"/>
            </w:tcBorders>
            <w:vAlign w:val="center"/>
          </w:tcPr>
          <w:p>
            <w:pPr>
              <w:pStyle w:val="49"/>
              <w:keepNext w:val="0"/>
              <w:suppressLineNumbers w:val="0"/>
              <w:spacing w:before="0" w:beforeAutospacing="0" w:after="0" w:afterAutospacing="0"/>
              <w:ind w:left="0" w:right="0"/>
              <w:jc w:val="center"/>
              <w:rPr>
                <w:rFonts w:hint="default" w:ascii="微软雅黑" w:hAnsi="微软雅黑"/>
                <w:sz w:val="18"/>
                <w:szCs w:val="18"/>
              </w:rPr>
            </w:pPr>
            <w:r>
              <w:rPr>
                <w:rFonts w:hint="default" w:ascii="微软雅黑" w:hAnsi="微软雅黑"/>
                <w:sz w:val="18"/>
                <w:szCs w:val="18"/>
              </w:rPr>
              <w:t>结合调研收集资料</w:t>
            </w:r>
            <w:r>
              <w:rPr>
                <w:rFonts w:hint="eastAsia" w:ascii="微软雅黑" w:hAnsi="微软雅黑"/>
                <w:sz w:val="18"/>
                <w:szCs w:val="18"/>
              </w:rPr>
              <w:t>，编写需求分析报告；</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96" w:type="dxa"/>
            <w:bottom w:w="0" w:type="dxa"/>
            <w:right w:w="96" w:type="dxa"/>
          </w:tblCellMar>
        </w:tblPrEx>
        <w:trPr>
          <w:cantSplit/>
        </w:trPr>
        <w:tc>
          <w:tcPr>
            <w:tcW w:w="762" w:type="pct"/>
            <w:tcBorders>
              <w:top w:val="single" w:color="auto" w:sz="6" w:space="0"/>
              <w:bottom w:val="single" w:color="auto" w:sz="6" w:space="0"/>
            </w:tcBorders>
            <w:vAlign w:val="center"/>
          </w:tcPr>
          <w:p>
            <w:pPr>
              <w:pStyle w:val="49"/>
              <w:keepNext w:val="0"/>
              <w:suppressLineNumbers w:val="0"/>
              <w:spacing w:before="0" w:beforeAutospacing="0" w:after="0" w:afterAutospacing="0"/>
              <w:ind w:left="0" w:right="0"/>
              <w:jc w:val="center"/>
              <w:rPr>
                <w:rFonts w:hint="eastAsia" w:ascii="微软雅黑" w:hAnsi="微软雅黑" w:eastAsia="微软雅黑"/>
                <w:sz w:val="18"/>
                <w:szCs w:val="18"/>
                <w:lang w:eastAsia="zh"/>
                <w:woUserID w:val="1"/>
              </w:rPr>
            </w:pPr>
          </w:p>
        </w:tc>
        <w:tc>
          <w:tcPr>
            <w:tcW w:w="941" w:type="pct"/>
            <w:tcBorders>
              <w:top w:val="single" w:color="auto" w:sz="6" w:space="0"/>
              <w:bottom w:val="single" w:color="auto" w:sz="6" w:space="0"/>
            </w:tcBorders>
            <w:vAlign w:val="center"/>
          </w:tcPr>
          <w:p>
            <w:pPr>
              <w:pStyle w:val="49"/>
              <w:keepNext w:val="0"/>
              <w:suppressLineNumbers w:val="0"/>
              <w:spacing w:before="0" w:beforeAutospacing="0" w:after="0" w:afterAutospacing="0"/>
              <w:ind w:left="0" w:right="0"/>
              <w:jc w:val="center"/>
              <w:rPr>
                <w:rFonts w:hint="eastAsia" w:ascii="微软雅黑" w:hAnsi="微软雅黑" w:eastAsia="微软雅黑"/>
                <w:sz w:val="18"/>
                <w:szCs w:val="18"/>
                <w:lang w:eastAsia="zh"/>
                <w:woUserID w:val="1"/>
              </w:rPr>
            </w:pPr>
          </w:p>
        </w:tc>
        <w:tc>
          <w:tcPr>
            <w:tcW w:w="514" w:type="pct"/>
            <w:tcBorders>
              <w:top w:val="single" w:color="auto" w:sz="6" w:space="0"/>
              <w:bottom w:val="single" w:color="auto" w:sz="6" w:space="0"/>
            </w:tcBorders>
            <w:vAlign w:val="center"/>
          </w:tcPr>
          <w:p>
            <w:pPr>
              <w:pStyle w:val="49"/>
              <w:keepNext w:val="0"/>
              <w:suppressLineNumbers w:val="0"/>
              <w:spacing w:before="0" w:beforeAutospacing="0" w:after="0" w:afterAutospacing="0"/>
              <w:ind w:left="0" w:right="0"/>
              <w:jc w:val="center"/>
              <w:rPr>
                <w:rFonts w:hint="eastAsia" w:ascii="微软雅黑" w:hAnsi="微软雅黑" w:eastAsia="微软雅黑"/>
                <w:sz w:val="18"/>
                <w:szCs w:val="18"/>
                <w:lang w:eastAsia="zh"/>
                <w:woUserID w:val="1"/>
              </w:rPr>
            </w:pPr>
          </w:p>
        </w:tc>
        <w:tc>
          <w:tcPr>
            <w:tcW w:w="2783" w:type="pct"/>
            <w:tcBorders>
              <w:top w:val="single" w:color="auto" w:sz="6" w:space="0"/>
              <w:bottom w:val="single" w:color="auto" w:sz="6" w:space="0"/>
            </w:tcBorders>
            <w:vAlign w:val="center"/>
          </w:tcPr>
          <w:p>
            <w:pPr>
              <w:pStyle w:val="49"/>
              <w:keepNext w:val="0"/>
              <w:suppressLineNumbers w:val="0"/>
              <w:spacing w:before="0" w:beforeAutospacing="0" w:after="0" w:afterAutospacing="0"/>
              <w:ind w:left="0" w:right="0"/>
              <w:jc w:val="center"/>
              <w:rPr>
                <w:rFonts w:hint="eastAsia" w:ascii="微软雅黑" w:hAnsi="微软雅黑" w:eastAsia="微软雅黑"/>
                <w:sz w:val="18"/>
                <w:szCs w:val="18"/>
                <w:lang w:eastAsia="zh"/>
                <w:woUserID w:val="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96" w:type="dxa"/>
            <w:bottom w:w="0" w:type="dxa"/>
            <w:right w:w="96" w:type="dxa"/>
          </w:tblCellMar>
        </w:tblPrEx>
        <w:trPr>
          <w:cantSplit/>
        </w:trPr>
        <w:tc>
          <w:tcPr>
            <w:tcW w:w="762" w:type="pct"/>
            <w:tcBorders>
              <w:top w:val="single" w:color="auto" w:sz="6" w:space="0"/>
              <w:bottom w:val="single" w:color="auto" w:sz="6" w:space="0"/>
            </w:tcBorders>
            <w:vAlign w:val="center"/>
          </w:tcPr>
          <w:p>
            <w:pPr>
              <w:pStyle w:val="49"/>
              <w:keepNext w:val="0"/>
              <w:suppressLineNumbers w:val="0"/>
              <w:spacing w:before="0" w:beforeAutospacing="0" w:after="0" w:afterAutospacing="0"/>
              <w:ind w:left="0" w:right="0"/>
              <w:jc w:val="center"/>
              <w:rPr>
                <w:rFonts w:hint="default" w:ascii="微软雅黑" w:hAnsi="微软雅黑"/>
                <w:sz w:val="18"/>
                <w:szCs w:val="18"/>
              </w:rPr>
            </w:pPr>
          </w:p>
        </w:tc>
        <w:tc>
          <w:tcPr>
            <w:tcW w:w="941" w:type="pct"/>
            <w:tcBorders>
              <w:top w:val="single" w:color="auto" w:sz="6" w:space="0"/>
              <w:bottom w:val="single" w:color="auto" w:sz="6" w:space="0"/>
            </w:tcBorders>
            <w:vAlign w:val="center"/>
          </w:tcPr>
          <w:p>
            <w:pPr>
              <w:pStyle w:val="49"/>
              <w:keepNext w:val="0"/>
              <w:suppressLineNumbers w:val="0"/>
              <w:spacing w:before="0" w:beforeAutospacing="0" w:after="0" w:afterAutospacing="0"/>
              <w:ind w:left="0" w:right="0"/>
              <w:jc w:val="center"/>
              <w:rPr>
                <w:rFonts w:hint="default" w:ascii="微软雅黑" w:hAnsi="微软雅黑"/>
                <w:sz w:val="18"/>
                <w:szCs w:val="18"/>
              </w:rPr>
            </w:pPr>
          </w:p>
        </w:tc>
        <w:tc>
          <w:tcPr>
            <w:tcW w:w="514" w:type="pct"/>
            <w:tcBorders>
              <w:top w:val="single" w:color="auto" w:sz="6" w:space="0"/>
              <w:bottom w:val="single" w:color="auto" w:sz="6" w:space="0"/>
            </w:tcBorders>
            <w:vAlign w:val="center"/>
          </w:tcPr>
          <w:p>
            <w:pPr>
              <w:pStyle w:val="49"/>
              <w:keepNext w:val="0"/>
              <w:suppressLineNumbers w:val="0"/>
              <w:spacing w:before="0" w:beforeAutospacing="0" w:after="0" w:afterAutospacing="0"/>
              <w:ind w:left="0" w:right="0"/>
              <w:jc w:val="center"/>
              <w:rPr>
                <w:rFonts w:hint="default" w:ascii="微软雅黑" w:hAnsi="微软雅黑"/>
                <w:sz w:val="18"/>
                <w:szCs w:val="18"/>
              </w:rPr>
            </w:pPr>
          </w:p>
        </w:tc>
        <w:tc>
          <w:tcPr>
            <w:tcW w:w="2783" w:type="pct"/>
            <w:tcBorders>
              <w:top w:val="single" w:color="auto" w:sz="6" w:space="0"/>
              <w:bottom w:val="single" w:color="auto" w:sz="6" w:space="0"/>
            </w:tcBorders>
            <w:vAlign w:val="center"/>
          </w:tcPr>
          <w:p>
            <w:pPr>
              <w:pStyle w:val="49"/>
              <w:keepNext w:val="0"/>
              <w:suppressLineNumbers w:val="0"/>
              <w:spacing w:before="0" w:beforeAutospacing="0" w:after="0" w:afterAutospacing="0"/>
              <w:ind w:left="0" w:right="0"/>
              <w:jc w:val="center"/>
              <w:rPr>
                <w:rFonts w:hint="default" w:ascii="微软雅黑" w:hAnsi="微软雅黑"/>
                <w:sz w:val="18"/>
                <w:szCs w:val="18"/>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96" w:type="dxa"/>
            <w:bottom w:w="0" w:type="dxa"/>
            <w:right w:w="96" w:type="dxa"/>
          </w:tblCellMar>
        </w:tblPrEx>
        <w:trPr>
          <w:cantSplit/>
        </w:trPr>
        <w:tc>
          <w:tcPr>
            <w:tcW w:w="762" w:type="pct"/>
            <w:tcBorders>
              <w:top w:val="single" w:color="auto" w:sz="6" w:space="0"/>
              <w:bottom w:val="single" w:color="auto" w:sz="6" w:space="0"/>
            </w:tcBorders>
            <w:vAlign w:val="center"/>
          </w:tcPr>
          <w:p>
            <w:pPr>
              <w:pStyle w:val="49"/>
              <w:keepNext w:val="0"/>
              <w:suppressLineNumbers w:val="0"/>
              <w:spacing w:before="0" w:beforeAutospacing="0" w:after="0" w:afterAutospacing="0"/>
              <w:ind w:left="0" w:right="0"/>
              <w:rPr>
                <w:rFonts w:hint="default" w:ascii="微软雅黑" w:hAnsi="微软雅黑"/>
                <w:sz w:val="18"/>
                <w:szCs w:val="18"/>
              </w:rPr>
            </w:pPr>
          </w:p>
        </w:tc>
        <w:tc>
          <w:tcPr>
            <w:tcW w:w="941" w:type="pct"/>
            <w:tcBorders>
              <w:top w:val="single" w:color="auto" w:sz="6" w:space="0"/>
              <w:bottom w:val="single" w:color="auto" w:sz="6" w:space="0"/>
            </w:tcBorders>
            <w:vAlign w:val="center"/>
          </w:tcPr>
          <w:p>
            <w:pPr>
              <w:pStyle w:val="49"/>
              <w:keepNext w:val="0"/>
              <w:suppressLineNumbers w:val="0"/>
              <w:spacing w:before="0" w:beforeAutospacing="0" w:after="0" w:afterAutospacing="0"/>
              <w:ind w:left="0" w:right="0"/>
              <w:jc w:val="center"/>
              <w:rPr>
                <w:rFonts w:hint="default" w:ascii="微软雅黑" w:hAnsi="微软雅黑"/>
                <w:sz w:val="18"/>
                <w:szCs w:val="18"/>
              </w:rPr>
            </w:pPr>
          </w:p>
        </w:tc>
        <w:tc>
          <w:tcPr>
            <w:tcW w:w="514" w:type="pct"/>
            <w:tcBorders>
              <w:top w:val="single" w:color="auto" w:sz="6" w:space="0"/>
              <w:bottom w:val="single" w:color="auto" w:sz="6" w:space="0"/>
            </w:tcBorders>
            <w:vAlign w:val="center"/>
          </w:tcPr>
          <w:p>
            <w:pPr>
              <w:pStyle w:val="49"/>
              <w:keepNext w:val="0"/>
              <w:suppressLineNumbers w:val="0"/>
              <w:spacing w:before="0" w:beforeAutospacing="0" w:after="0" w:afterAutospacing="0"/>
              <w:ind w:left="0" w:right="0"/>
              <w:jc w:val="center"/>
              <w:rPr>
                <w:rFonts w:hint="default" w:ascii="微软雅黑" w:hAnsi="微软雅黑"/>
                <w:sz w:val="18"/>
                <w:szCs w:val="18"/>
              </w:rPr>
            </w:pPr>
          </w:p>
        </w:tc>
        <w:tc>
          <w:tcPr>
            <w:tcW w:w="2783" w:type="pct"/>
            <w:tcBorders>
              <w:top w:val="single" w:color="auto" w:sz="6" w:space="0"/>
              <w:bottom w:val="single" w:color="auto" w:sz="6" w:space="0"/>
            </w:tcBorders>
            <w:vAlign w:val="center"/>
          </w:tcPr>
          <w:p>
            <w:pPr>
              <w:pStyle w:val="49"/>
              <w:keepNext w:val="0"/>
              <w:suppressLineNumbers w:val="0"/>
              <w:spacing w:before="0" w:beforeAutospacing="0" w:after="0" w:afterAutospacing="0"/>
              <w:ind w:left="0" w:right="0"/>
              <w:jc w:val="center"/>
              <w:rPr>
                <w:rFonts w:hint="default" w:ascii="微软雅黑" w:hAnsi="微软雅黑"/>
                <w:sz w:val="18"/>
                <w:szCs w:val="18"/>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96" w:type="dxa"/>
            <w:bottom w:w="0" w:type="dxa"/>
            <w:right w:w="96" w:type="dxa"/>
          </w:tblCellMar>
        </w:tblPrEx>
        <w:trPr>
          <w:cantSplit/>
        </w:trPr>
        <w:tc>
          <w:tcPr>
            <w:tcW w:w="762" w:type="pct"/>
            <w:tcBorders>
              <w:top w:val="single" w:color="auto" w:sz="6" w:space="0"/>
              <w:bottom w:val="single" w:color="auto" w:sz="6" w:space="0"/>
            </w:tcBorders>
            <w:vAlign w:val="center"/>
          </w:tcPr>
          <w:p>
            <w:pPr>
              <w:pStyle w:val="49"/>
              <w:keepNext w:val="0"/>
              <w:suppressLineNumbers w:val="0"/>
              <w:spacing w:before="0" w:beforeAutospacing="0" w:after="0" w:afterAutospacing="0"/>
              <w:ind w:left="0" w:right="0"/>
              <w:jc w:val="center"/>
              <w:rPr>
                <w:rFonts w:hint="default" w:ascii="微软雅黑" w:hAnsi="微软雅黑"/>
                <w:sz w:val="18"/>
                <w:szCs w:val="18"/>
              </w:rPr>
            </w:pPr>
          </w:p>
        </w:tc>
        <w:tc>
          <w:tcPr>
            <w:tcW w:w="941" w:type="pct"/>
            <w:tcBorders>
              <w:top w:val="single" w:color="auto" w:sz="6" w:space="0"/>
              <w:bottom w:val="single" w:color="auto" w:sz="6" w:space="0"/>
            </w:tcBorders>
            <w:vAlign w:val="center"/>
          </w:tcPr>
          <w:p>
            <w:pPr>
              <w:pStyle w:val="49"/>
              <w:keepNext w:val="0"/>
              <w:suppressLineNumbers w:val="0"/>
              <w:spacing w:before="0" w:beforeAutospacing="0" w:after="0" w:afterAutospacing="0"/>
              <w:ind w:left="0" w:right="0"/>
              <w:jc w:val="center"/>
              <w:rPr>
                <w:rFonts w:hint="default" w:ascii="微软雅黑" w:hAnsi="微软雅黑"/>
                <w:sz w:val="18"/>
                <w:szCs w:val="18"/>
              </w:rPr>
            </w:pPr>
          </w:p>
        </w:tc>
        <w:tc>
          <w:tcPr>
            <w:tcW w:w="514" w:type="pct"/>
            <w:tcBorders>
              <w:top w:val="single" w:color="auto" w:sz="6" w:space="0"/>
              <w:bottom w:val="single" w:color="auto" w:sz="6" w:space="0"/>
            </w:tcBorders>
            <w:vAlign w:val="center"/>
          </w:tcPr>
          <w:p>
            <w:pPr>
              <w:pStyle w:val="49"/>
              <w:keepNext w:val="0"/>
              <w:suppressLineNumbers w:val="0"/>
              <w:spacing w:before="0" w:beforeAutospacing="0" w:after="0" w:afterAutospacing="0"/>
              <w:ind w:left="0" w:right="0"/>
              <w:jc w:val="center"/>
              <w:rPr>
                <w:rFonts w:hint="default" w:ascii="微软雅黑" w:hAnsi="微软雅黑"/>
                <w:sz w:val="18"/>
                <w:szCs w:val="18"/>
              </w:rPr>
            </w:pPr>
          </w:p>
        </w:tc>
        <w:tc>
          <w:tcPr>
            <w:tcW w:w="2783" w:type="pct"/>
            <w:tcBorders>
              <w:top w:val="single" w:color="auto" w:sz="6" w:space="0"/>
              <w:bottom w:val="single" w:color="auto" w:sz="6" w:space="0"/>
            </w:tcBorders>
            <w:vAlign w:val="center"/>
          </w:tcPr>
          <w:p>
            <w:pPr>
              <w:pStyle w:val="49"/>
              <w:keepNext w:val="0"/>
              <w:suppressLineNumbers w:val="0"/>
              <w:spacing w:before="0" w:beforeAutospacing="0" w:after="0" w:afterAutospacing="0"/>
              <w:ind w:left="0" w:right="0"/>
              <w:jc w:val="center"/>
              <w:rPr>
                <w:rFonts w:hint="default" w:ascii="微软雅黑" w:hAnsi="微软雅黑"/>
                <w:sz w:val="18"/>
                <w:szCs w:val="18"/>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96" w:type="dxa"/>
            <w:bottom w:w="0" w:type="dxa"/>
            <w:right w:w="96" w:type="dxa"/>
          </w:tblCellMar>
        </w:tblPrEx>
        <w:trPr>
          <w:cantSplit/>
        </w:trPr>
        <w:tc>
          <w:tcPr>
            <w:tcW w:w="762" w:type="pct"/>
            <w:tcBorders>
              <w:top w:val="single" w:color="auto" w:sz="6" w:space="0"/>
              <w:bottom w:val="single" w:color="auto" w:sz="6" w:space="0"/>
            </w:tcBorders>
            <w:vAlign w:val="center"/>
          </w:tcPr>
          <w:p>
            <w:pPr>
              <w:pStyle w:val="49"/>
              <w:keepNext w:val="0"/>
              <w:suppressLineNumbers w:val="0"/>
              <w:spacing w:before="0" w:beforeAutospacing="0" w:after="0" w:afterAutospacing="0"/>
              <w:ind w:left="0" w:right="0"/>
              <w:jc w:val="center"/>
              <w:rPr>
                <w:rFonts w:hint="default" w:ascii="微软雅黑" w:hAnsi="微软雅黑"/>
                <w:sz w:val="18"/>
                <w:szCs w:val="18"/>
              </w:rPr>
            </w:pPr>
          </w:p>
        </w:tc>
        <w:tc>
          <w:tcPr>
            <w:tcW w:w="941" w:type="pct"/>
            <w:tcBorders>
              <w:top w:val="single" w:color="auto" w:sz="6" w:space="0"/>
              <w:bottom w:val="single" w:color="auto" w:sz="6" w:space="0"/>
            </w:tcBorders>
            <w:vAlign w:val="center"/>
          </w:tcPr>
          <w:p>
            <w:pPr>
              <w:pStyle w:val="49"/>
              <w:keepNext w:val="0"/>
              <w:suppressLineNumbers w:val="0"/>
              <w:spacing w:before="0" w:beforeAutospacing="0" w:after="0" w:afterAutospacing="0"/>
              <w:ind w:left="0" w:right="0"/>
              <w:jc w:val="center"/>
              <w:rPr>
                <w:rFonts w:hint="default" w:ascii="微软雅黑" w:hAnsi="微软雅黑"/>
                <w:sz w:val="18"/>
                <w:szCs w:val="18"/>
              </w:rPr>
            </w:pPr>
          </w:p>
        </w:tc>
        <w:tc>
          <w:tcPr>
            <w:tcW w:w="514" w:type="pct"/>
            <w:tcBorders>
              <w:top w:val="single" w:color="auto" w:sz="6" w:space="0"/>
              <w:bottom w:val="single" w:color="auto" w:sz="6" w:space="0"/>
            </w:tcBorders>
            <w:vAlign w:val="center"/>
          </w:tcPr>
          <w:p>
            <w:pPr>
              <w:pStyle w:val="49"/>
              <w:keepNext w:val="0"/>
              <w:suppressLineNumbers w:val="0"/>
              <w:spacing w:before="0" w:beforeAutospacing="0" w:after="0" w:afterAutospacing="0"/>
              <w:ind w:left="0" w:right="0"/>
              <w:jc w:val="center"/>
              <w:rPr>
                <w:rFonts w:hint="default" w:ascii="微软雅黑" w:hAnsi="微软雅黑"/>
                <w:sz w:val="18"/>
                <w:szCs w:val="18"/>
              </w:rPr>
            </w:pPr>
          </w:p>
        </w:tc>
        <w:tc>
          <w:tcPr>
            <w:tcW w:w="2783" w:type="pct"/>
            <w:tcBorders>
              <w:top w:val="single" w:color="auto" w:sz="6" w:space="0"/>
              <w:bottom w:val="single" w:color="auto" w:sz="6" w:space="0"/>
            </w:tcBorders>
            <w:vAlign w:val="center"/>
          </w:tcPr>
          <w:p>
            <w:pPr>
              <w:pStyle w:val="49"/>
              <w:keepNext w:val="0"/>
              <w:suppressLineNumbers w:val="0"/>
              <w:spacing w:before="0" w:beforeAutospacing="0" w:after="0" w:afterAutospacing="0"/>
              <w:ind w:left="0" w:right="0"/>
              <w:jc w:val="center"/>
              <w:rPr>
                <w:rFonts w:hint="default" w:ascii="微软雅黑" w:hAnsi="微软雅黑"/>
                <w:sz w:val="18"/>
                <w:szCs w:val="18"/>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96" w:type="dxa"/>
            <w:bottom w:w="0" w:type="dxa"/>
            <w:right w:w="96" w:type="dxa"/>
          </w:tblCellMar>
        </w:tblPrEx>
        <w:trPr>
          <w:cantSplit/>
        </w:trPr>
        <w:tc>
          <w:tcPr>
            <w:tcW w:w="762" w:type="pct"/>
            <w:tcBorders>
              <w:top w:val="single" w:color="auto" w:sz="6" w:space="0"/>
              <w:bottom w:val="single" w:color="auto" w:sz="6" w:space="0"/>
            </w:tcBorders>
            <w:vAlign w:val="center"/>
          </w:tcPr>
          <w:p>
            <w:pPr>
              <w:pStyle w:val="49"/>
              <w:keepNext w:val="0"/>
              <w:suppressLineNumbers w:val="0"/>
              <w:spacing w:before="0" w:beforeAutospacing="0" w:after="0" w:afterAutospacing="0"/>
              <w:ind w:left="0" w:right="0"/>
              <w:jc w:val="center"/>
              <w:rPr>
                <w:rFonts w:hint="default" w:ascii="微软雅黑" w:hAnsi="微软雅黑"/>
                <w:sz w:val="18"/>
                <w:szCs w:val="18"/>
              </w:rPr>
            </w:pPr>
          </w:p>
        </w:tc>
        <w:tc>
          <w:tcPr>
            <w:tcW w:w="941" w:type="pct"/>
            <w:tcBorders>
              <w:top w:val="single" w:color="auto" w:sz="6" w:space="0"/>
              <w:bottom w:val="single" w:color="auto" w:sz="6" w:space="0"/>
            </w:tcBorders>
            <w:vAlign w:val="center"/>
          </w:tcPr>
          <w:p>
            <w:pPr>
              <w:pStyle w:val="49"/>
              <w:keepNext w:val="0"/>
              <w:suppressLineNumbers w:val="0"/>
              <w:spacing w:before="0" w:beforeAutospacing="0" w:after="0" w:afterAutospacing="0"/>
              <w:ind w:left="0" w:right="0"/>
              <w:jc w:val="center"/>
              <w:rPr>
                <w:rFonts w:hint="default" w:ascii="微软雅黑" w:hAnsi="微软雅黑"/>
                <w:sz w:val="18"/>
                <w:szCs w:val="18"/>
              </w:rPr>
            </w:pPr>
          </w:p>
        </w:tc>
        <w:tc>
          <w:tcPr>
            <w:tcW w:w="514" w:type="pct"/>
            <w:tcBorders>
              <w:top w:val="single" w:color="auto" w:sz="6" w:space="0"/>
              <w:bottom w:val="single" w:color="auto" w:sz="6" w:space="0"/>
            </w:tcBorders>
            <w:vAlign w:val="center"/>
          </w:tcPr>
          <w:p>
            <w:pPr>
              <w:pStyle w:val="49"/>
              <w:keepNext w:val="0"/>
              <w:suppressLineNumbers w:val="0"/>
              <w:spacing w:before="0" w:beforeAutospacing="0" w:after="0" w:afterAutospacing="0"/>
              <w:ind w:left="0" w:right="0"/>
              <w:jc w:val="center"/>
              <w:rPr>
                <w:rFonts w:hint="default" w:ascii="微软雅黑" w:hAnsi="微软雅黑"/>
                <w:sz w:val="18"/>
                <w:szCs w:val="18"/>
              </w:rPr>
            </w:pPr>
          </w:p>
        </w:tc>
        <w:tc>
          <w:tcPr>
            <w:tcW w:w="2783" w:type="pct"/>
            <w:tcBorders>
              <w:top w:val="single" w:color="auto" w:sz="6" w:space="0"/>
              <w:bottom w:val="single" w:color="auto" w:sz="6" w:space="0"/>
            </w:tcBorders>
            <w:vAlign w:val="center"/>
          </w:tcPr>
          <w:p>
            <w:pPr>
              <w:pStyle w:val="49"/>
              <w:keepNext w:val="0"/>
              <w:suppressLineNumbers w:val="0"/>
              <w:spacing w:before="0" w:beforeAutospacing="0" w:after="0" w:afterAutospacing="0"/>
              <w:ind w:left="0" w:right="0"/>
              <w:jc w:val="center"/>
              <w:rPr>
                <w:rFonts w:hint="default" w:ascii="微软雅黑" w:hAnsi="微软雅黑"/>
                <w:sz w:val="18"/>
                <w:szCs w:val="18"/>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96" w:type="dxa"/>
            <w:bottom w:w="0" w:type="dxa"/>
            <w:right w:w="96" w:type="dxa"/>
          </w:tblCellMar>
        </w:tblPrEx>
        <w:trPr>
          <w:cantSplit/>
        </w:trPr>
        <w:tc>
          <w:tcPr>
            <w:tcW w:w="762" w:type="pct"/>
            <w:tcBorders>
              <w:top w:val="single" w:color="auto" w:sz="6" w:space="0"/>
              <w:bottom w:val="single" w:color="auto" w:sz="6" w:space="0"/>
            </w:tcBorders>
            <w:vAlign w:val="center"/>
          </w:tcPr>
          <w:p>
            <w:pPr>
              <w:pStyle w:val="49"/>
              <w:keepNext w:val="0"/>
              <w:suppressLineNumbers w:val="0"/>
              <w:spacing w:before="0" w:beforeAutospacing="0" w:after="0" w:afterAutospacing="0"/>
              <w:ind w:left="0" w:right="0"/>
              <w:jc w:val="center"/>
              <w:rPr>
                <w:rFonts w:hint="default" w:ascii="微软雅黑" w:hAnsi="微软雅黑"/>
                <w:sz w:val="18"/>
                <w:szCs w:val="18"/>
              </w:rPr>
            </w:pPr>
          </w:p>
        </w:tc>
        <w:tc>
          <w:tcPr>
            <w:tcW w:w="941" w:type="pct"/>
            <w:tcBorders>
              <w:top w:val="single" w:color="auto" w:sz="6" w:space="0"/>
              <w:bottom w:val="single" w:color="auto" w:sz="6" w:space="0"/>
            </w:tcBorders>
            <w:vAlign w:val="center"/>
          </w:tcPr>
          <w:p>
            <w:pPr>
              <w:pStyle w:val="49"/>
              <w:keepNext w:val="0"/>
              <w:suppressLineNumbers w:val="0"/>
              <w:spacing w:before="0" w:beforeAutospacing="0" w:after="0" w:afterAutospacing="0"/>
              <w:ind w:left="0" w:right="0"/>
              <w:jc w:val="center"/>
              <w:rPr>
                <w:rFonts w:hint="default" w:ascii="微软雅黑" w:hAnsi="微软雅黑"/>
                <w:sz w:val="18"/>
                <w:szCs w:val="18"/>
              </w:rPr>
            </w:pPr>
          </w:p>
        </w:tc>
        <w:tc>
          <w:tcPr>
            <w:tcW w:w="514" w:type="pct"/>
            <w:tcBorders>
              <w:top w:val="single" w:color="auto" w:sz="6" w:space="0"/>
              <w:bottom w:val="single" w:color="auto" w:sz="6" w:space="0"/>
            </w:tcBorders>
            <w:vAlign w:val="center"/>
          </w:tcPr>
          <w:p>
            <w:pPr>
              <w:pStyle w:val="49"/>
              <w:keepNext w:val="0"/>
              <w:suppressLineNumbers w:val="0"/>
              <w:spacing w:before="0" w:beforeAutospacing="0" w:after="0" w:afterAutospacing="0"/>
              <w:ind w:left="0" w:right="0"/>
              <w:jc w:val="center"/>
              <w:rPr>
                <w:rFonts w:hint="default" w:ascii="微软雅黑" w:hAnsi="微软雅黑"/>
                <w:sz w:val="18"/>
                <w:szCs w:val="18"/>
              </w:rPr>
            </w:pPr>
          </w:p>
        </w:tc>
        <w:tc>
          <w:tcPr>
            <w:tcW w:w="2783" w:type="pct"/>
            <w:tcBorders>
              <w:top w:val="single" w:color="auto" w:sz="6" w:space="0"/>
              <w:bottom w:val="single" w:color="auto" w:sz="6" w:space="0"/>
            </w:tcBorders>
            <w:vAlign w:val="center"/>
          </w:tcPr>
          <w:p>
            <w:pPr>
              <w:pStyle w:val="49"/>
              <w:keepNext w:val="0"/>
              <w:suppressLineNumbers w:val="0"/>
              <w:spacing w:before="0" w:beforeAutospacing="0" w:after="0" w:afterAutospacing="0"/>
              <w:ind w:left="0" w:right="0"/>
              <w:jc w:val="center"/>
              <w:rPr>
                <w:rFonts w:hint="default" w:ascii="微软雅黑" w:hAnsi="微软雅黑"/>
                <w:sz w:val="18"/>
                <w:szCs w:val="18"/>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96" w:type="dxa"/>
            <w:bottom w:w="0" w:type="dxa"/>
            <w:right w:w="96" w:type="dxa"/>
          </w:tblCellMar>
        </w:tblPrEx>
        <w:trPr>
          <w:cantSplit/>
        </w:trPr>
        <w:tc>
          <w:tcPr>
            <w:tcW w:w="762" w:type="pct"/>
            <w:tcBorders>
              <w:top w:val="single" w:color="auto" w:sz="6" w:space="0"/>
              <w:bottom w:val="single" w:color="auto" w:sz="6" w:space="0"/>
            </w:tcBorders>
            <w:vAlign w:val="center"/>
          </w:tcPr>
          <w:p>
            <w:pPr>
              <w:pStyle w:val="49"/>
              <w:keepNext w:val="0"/>
              <w:suppressLineNumbers w:val="0"/>
              <w:spacing w:before="0" w:beforeAutospacing="0" w:after="0" w:afterAutospacing="0"/>
              <w:ind w:left="0" w:right="0"/>
              <w:jc w:val="center"/>
              <w:rPr>
                <w:rFonts w:hint="default" w:ascii="微软雅黑" w:hAnsi="微软雅黑"/>
                <w:sz w:val="18"/>
                <w:szCs w:val="18"/>
              </w:rPr>
            </w:pPr>
          </w:p>
        </w:tc>
        <w:tc>
          <w:tcPr>
            <w:tcW w:w="941" w:type="pct"/>
            <w:tcBorders>
              <w:top w:val="single" w:color="auto" w:sz="6" w:space="0"/>
              <w:bottom w:val="single" w:color="auto" w:sz="6" w:space="0"/>
            </w:tcBorders>
            <w:vAlign w:val="center"/>
          </w:tcPr>
          <w:p>
            <w:pPr>
              <w:pStyle w:val="49"/>
              <w:keepNext w:val="0"/>
              <w:suppressLineNumbers w:val="0"/>
              <w:spacing w:before="0" w:beforeAutospacing="0" w:after="0" w:afterAutospacing="0"/>
              <w:ind w:left="0" w:right="0"/>
              <w:jc w:val="center"/>
              <w:rPr>
                <w:rFonts w:hint="default" w:ascii="微软雅黑" w:hAnsi="微软雅黑"/>
                <w:sz w:val="18"/>
                <w:szCs w:val="18"/>
              </w:rPr>
            </w:pPr>
          </w:p>
        </w:tc>
        <w:tc>
          <w:tcPr>
            <w:tcW w:w="514" w:type="pct"/>
            <w:tcBorders>
              <w:top w:val="single" w:color="auto" w:sz="6" w:space="0"/>
              <w:bottom w:val="single" w:color="auto" w:sz="6" w:space="0"/>
            </w:tcBorders>
            <w:vAlign w:val="center"/>
          </w:tcPr>
          <w:p>
            <w:pPr>
              <w:pStyle w:val="49"/>
              <w:keepNext w:val="0"/>
              <w:suppressLineNumbers w:val="0"/>
              <w:spacing w:before="0" w:beforeAutospacing="0" w:after="0" w:afterAutospacing="0"/>
              <w:ind w:left="0" w:right="0"/>
              <w:jc w:val="center"/>
              <w:rPr>
                <w:rFonts w:hint="default" w:ascii="微软雅黑" w:hAnsi="微软雅黑"/>
                <w:sz w:val="18"/>
                <w:szCs w:val="18"/>
              </w:rPr>
            </w:pPr>
          </w:p>
        </w:tc>
        <w:tc>
          <w:tcPr>
            <w:tcW w:w="2783" w:type="pct"/>
            <w:tcBorders>
              <w:top w:val="single" w:color="auto" w:sz="6" w:space="0"/>
              <w:bottom w:val="single" w:color="auto" w:sz="6" w:space="0"/>
            </w:tcBorders>
            <w:vAlign w:val="center"/>
          </w:tcPr>
          <w:p>
            <w:pPr>
              <w:pStyle w:val="49"/>
              <w:keepNext w:val="0"/>
              <w:suppressLineNumbers w:val="0"/>
              <w:spacing w:before="0" w:beforeAutospacing="0" w:after="0" w:afterAutospacing="0"/>
              <w:ind w:left="0" w:right="0"/>
              <w:jc w:val="center"/>
              <w:rPr>
                <w:rFonts w:hint="default" w:ascii="微软雅黑" w:hAnsi="微软雅黑"/>
                <w:sz w:val="18"/>
                <w:szCs w:val="18"/>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96" w:type="dxa"/>
            <w:bottom w:w="0" w:type="dxa"/>
            <w:right w:w="96" w:type="dxa"/>
          </w:tblCellMar>
        </w:tblPrEx>
        <w:trPr>
          <w:cantSplit/>
        </w:trPr>
        <w:tc>
          <w:tcPr>
            <w:tcW w:w="762" w:type="pct"/>
            <w:tcBorders>
              <w:top w:val="single" w:color="auto" w:sz="6" w:space="0"/>
              <w:bottom w:val="single" w:color="auto" w:sz="6" w:space="0"/>
            </w:tcBorders>
            <w:vAlign w:val="center"/>
          </w:tcPr>
          <w:p>
            <w:pPr>
              <w:pStyle w:val="49"/>
              <w:keepNext w:val="0"/>
              <w:suppressLineNumbers w:val="0"/>
              <w:spacing w:before="0" w:beforeAutospacing="0" w:after="0" w:afterAutospacing="0"/>
              <w:ind w:left="0" w:right="0"/>
              <w:jc w:val="center"/>
              <w:rPr>
                <w:rFonts w:hint="default" w:ascii="微软雅黑" w:hAnsi="微软雅黑"/>
                <w:sz w:val="18"/>
                <w:szCs w:val="18"/>
              </w:rPr>
            </w:pPr>
          </w:p>
        </w:tc>
        <w:tc>
          <w:tcPr>
            <w:tcW w:w="941" w:type="pct"/>
            <w:tcBorders>
              <w:top w:val="single" w:color="auto" w:sz="6" w:space="0"/>
              <w:bottom w:val="single" w:color="auto" w:sz="6" w:space="0"/>
            </w:tcBorders>
            <w:vAlign w:val="center"/>
          </w:tcPr>
          <w:p>
            <w:pPr>
              <w:pStyle w:val="49"/>
              <w:keepNext w:val="0"/>
              <w:suppressLineNumbers w:val="0"/>
              <w:spacing w:before="0" w:beforeAutospacing="0" w:after="0" w:afterAutospacing="0"/>
              <w:ind w:left="0" w:right="0"/>
              <w:jc w:val="center"/>
              <w:rPr>
                <w:rFonts w:hint="default" w:ascii="微软雅黑" w:hAnsi="微软雅黑"/>
                <w:sz w:val="18"/>
                <w:szCs w:val="18"/>
              </w:rPr>
            </w:pPr>
          </w:p>
        </w:tc>
        <w:tc>
          <w:tcPr>
            <w:tcW w:w="514" w:type="pct"/>
            <w:tcBorders>
              <w:top w:val="single" w:color="auto" w:sz="6" w:space="0"/>
              <w:bottom w:val="single" w:color="auto" w:sz="6" w:space="0"/>
            </w:tcBorders>
            <w:vAlign w:val="center"/>
          </w:tcPr>
          <w:p>
            <w:pPr>
              <w:pStyle w:val="49"/>
              <w:keepNext w:val="0"/>
              <w:suppressLineNumbers w:val="0"/>
              <w:spacing w:before="0" w:beforeAutospacing="0" w:after="0" w:afterAutospacing="0"/>
              <w:ind w:left="0" w:right="0"/>
              <w:jc w:val="center"/>
              <w:rPr>
                <w:rFonts w:hint="default" w:ascii="微软雅黑" w:hAnsi="微软雅黑"/>
                <w:sz w:val="18"/>
                <w:szCs w:val="18"/>
              </w:rPr>
            </w:pPr>
          </w:p>
        </w:tc>
        <w:tc>
          <w:tcPr>
            <w:tcW w:w="2783" w:type="pct"/>
            <w:tcBorders>
              <w:top w:val="single" w:color="auto" w:sz="6" w:space="0"/>
              <w:bottom w:val="single" w:color="auto" w:sz="6" w:space="0"/>
            </w:tcBorders>
            <w:vAlign w:val="center"/>
          </w:tcPr>
          <w:p>
            <w:pPr>
              <w:pStyle w:val="49"/>
              <w:keepNext w:val="0"/>
              <w:suppressLineNumbers w:val="0"/>
              <w:spacing w:before="0" w:beforeAutospacing="0" w:after="0" w:afterAutospacing="0"/>
              <w:ind w:left="0" w:right="0"/>
              <w:jc w:val="center"/>
              <w:rPr>
                <w:rFonts w:hint="default" w:ascii="微软雅黑" w:hAnsi="微软雅黑"/>
                <w:sz w:val="18"/>
                <w:szCs w:val="18"/>
              </w:rPr>
            </w:pPr>
          </w:p>
        </w:tc>
      </w:tr>
    </w:tbl>
    <w:p>
      <w:pPr>
        <w:keepNext/>
        <w:keepLines/>
        <w:spacing w:before="156" w:after="156"/>
        <w:rPr>
          <w:rFonts w:ascii="微软雅黑" w:hAnsi="微软雅黑"/>
          <w:b/>
          <w:sz w:val="24"/>
        </w:rPr>
      </w:pPr>
      <w:r>
        <w:rPr>
          <w:rFonts w:hint="eastAsia" w:ascii="微软雅黑" w:hAnsi="微软雅黑"/>
          <w:b/>
          <w:sz w:val="24"/>
        </w:rPr>
        <w:t>审阅</w:t>
      </w:r>
    </w:p>
    <w:tbl>
      <w:tblPr>
        <w:tblStyle w:val="29"/>
        <w:tblW w:w="5000" w:type="pct"/>
        <w:tblInd w:w="0" w:type="dxa"/>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autofit"/>
        <w:tblCellMar>
          <w:top w:w="0" w:type="dxa"/>
          <w:left w:w="108" w:type="dxa"/>
          <w:bottom w:w="0" w:type="dxa"/>
          <w:right w:w="108" w:type="dxa"/>
        </w:tblCellMar>
      </w:tblPr>
      <w:tblGrid>
        <w:gridCol w:w="2175"/>
        <w:gridCol w:w="2267"/>
        <w:gridCol w:w="4080"/>
      </w:tblGrid>
      <w:tr>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cantSplit/>
          <w:trHeight w:val="404" w:hRule="atLeast"/>
          <w:tblHeader/>
        </w:trPr>
        <w:tc>
          <w:tcPr>
            <w:tcW w:w="1276" w:type="pct"/>
            <w:shd w:val="pct10" w:color="auto" w:fill="auto"/>
            <w:vAlign w:val="center"/>
          </w:tcPr>
          <w:p>
            <w:pPr>
              <w:pStyle w:val="51"/>
              <w:keepNext w:val="0"/>
              <w:suppressLineNumbers w:val="0"/>
              <w:spacing w:beforeAutospacing="0" w:afterAutospacing="0"/>
              <w:ind w:left="0" w:right="0"/>
              <w:jc w:val="center"/>
              <w:rPr>
                <w:rFonts w:hint="default" w:ascii="微软雅黑" w:hAnsi="微软雅黑"/>
                <w:sz w:val="18"/>
                <w:szCs w:val="18"/>
              </w:rPr>
            </w:pPr>
            <w:r>
              <w:rPr>
                <w:rFonts w:hint="eastAsia" w:ascii="微软雅黑" w:hAnsi="微软雅黑"/>
                <w:sz w:val="18"/>
                <w:szCs w:val="18"/>
              </w:rPr>
              <w:t>姓名</w:t>
            </w:r>
          </w:p>
        </w:tc>
        <w:tc>
          <w:tcPr>
            <w:tcW w:w="1330" w:type="pct"/>
            <w:shd w:val="pct10" w:color="auto" w:fill="auto"/>
            <w:vAlign w:val="center"/>
          </w:tcPr>
          <w:p>
            <w:pPr>
              <w:pStyle w:val="51"/>
              <w:keepNext w:val="0"/>
              <w:suppressLineNumbers w:val="0"/>
              <w:spacing w:beforeAutospacing="0" w:afterAutospacing="0"/>
              <w:ind w:left="0" w:right="0"/>
              <w:jc w:val="center"/>
              <w:rPr>
                <w:rFonts w:hint="default" w:ascii="微软雅黑" w:hAnsi="微软雅黑"/>
                <w:sz w:val="18"/>
                <w:szCs w:val="18"/>
              </w:rPr>
            </w:pPr>
            <w:r>
              <w:rPr>
                <w:rFonts w:hint="eastAsia" w:ascii="微软雅黑" w:hAnsi="微软雅黑"/>
                <w:sz w:val="18"/>
                <w:szCs w:val="18"/>
              </w:rPr>
              <w:t>职位</w:t>
            </w:r>
          </w:p>
        </w:tc>
        <w:tc>
          <w:tcPr>
            <w:tcW w:w="2394" w:type="pct"/>
            <w:shd w:val="pct10" w:color="auto" w:fill="auto"/>
            <w:vAlign w:val="center"/>
          </w:tcPr>
          <w:p>
            <w:pPr>
              <w:pStyle w:val="51"/>
              <w:keepNext w:val="0"/>
              <w:suppressLineNumbers w:val="0"/>
              <w:spacing w:beforeAutospacing="0" w:afterAutospacing="0"/>
              <w:ind w:left="0" w:right="0"/>
              <w:jc w:val="center"/>
              <w:rPr>
                <w:rFonts w:hint="default" w:ascii="微软雅黑" w:hAnsi="微软雅黑"/>
                <w:sz w:val="18"/>
                <w:szCs w:val="18"/>
              </w:rPr>
            </w:pPr>
            <w:r>
              <w:rPr>
                <w:rFonts w:hint="eastAsia" w:ascii="微软雅黑" w:hAnsi="微软雅黑"/>
                <w:sz w:val="18"/>
                <w:szCs w:val="18"/>
              </w:rPr>
              <w:t>签字</w:t>
            </w:r>
          </w:p>
        </w:tc>
      </w:tr>
      <w:tr>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cantSplit/>
        </w:trPr>
        <w:tc>
          <w:tcPr>
            <w:tcW w:w="1276" w:type="pct"/>
            <w:vAlign w:val="center"/>
          </w:tcPr>
          <w:p>
            <w:pPr>
              <w:pStyle w:val="49"/>
              <w:keepNext w:val="0"/>
              <w:suppressLineNumbers w:val="0"/>
              <w:spacing w:before="0" w:beforeAutospacing="0" w:after="0" w:afterAutospacing="0"/>
              <w:ind w:left="0" w:right="0"/>
              <w:jc w:val="center"/>
              <w:rPr>
                <w:rFonts w:hint="eastAsia" w:ascii="微软雅黑" w:hAnsi="微软雅黑" w:eastAsia="微软雅黑"/>
                <w:sz w:val="18"/>
                <w:szCs w:val="18"/>
                <w:lang w:eastAsia="zh"/>
                <w:woUserID w:val="1"/>
              </w:rPr>
            </w:pPr>
            <w:ins w:id="23" w:author="刘西西" w:date="2024-05-13T16:15:59Z">
              <w:r>
                <w:rPr>
                  <w:rFonts w:hint="eastAsia" w:ascii="微软雅黑" w:hAnsi="微软雅黑"/>
                  <w:sz w:val="18"/>
                  <w:szCs w:val="18"/>
                  <w:lang w:eastAsia="zh"/>
                  <w:woUserID w:val="1"/>
                </w:rPr>
                <w:t>王一</w:t>
              </w:r>
            </w:ins>
            <w:ins w:id="24" w:author="刘西西" w:date="2024-05-13T16:16:01Z">
              <w:r>
                <w:rPr>
                  <w:rFonts w:hint="eastAsia" w:ascii="微软雅黑" w:hAnsi="微软雅黑"/>
                  <w:sz w:val="18"/>
                  <w:szCs w:val="18"/>
                  <w:lang w:eastAsia="zh"/>
                  <w:woUserID w:val="1"/>
                </w:rPr>
                <w:t>多</w:t>
              </w:r>
            </w:ins>
          </w:p>
        </w:tc>
        <w:tc>
          <w:tcPr>
            <w:tcW w:w="1330" w:type="pct"/>
            <w:vAlign w:val="center"/>
          </w:tcPr>
          <w:p>
            <w:pPr>
              <w:pStyle w:val="49"/>
              <w:keepNext w:val="0"/>
              <w:suppressLineNumbers w:val="0"/>
              <w:spacing w:before="0" w:beforeAutospacing="0" w:after="0" w:afterAutospacing="0"/>
              <w:ind w:left="0" w:right="0"/>
              <w:jc w:val="center"/>
              <w:rPr>
                <w:rFonts w:hint="default" w:ascii="微软雅黑" w:hAnsi="微软雅黑"/>
                <w:sz w:val="18"/>
                <w:szCs w:val="18"/>
              </w:rPr>
            </w:pPr>
          </w:p>
        </w:tc>
        <w:tc>
          <w:tcPr>
            <w:tcW w:w="2394" w:type="pct"/>
            <w:vAlign w:val="center"/>
          </w:tcPr>
          <w:p>
            <w:pPr>
              <w:pStyle w:val="49"/>
              <w:keepNext w:val="0"/>
              <w:suppressLineNumbers w:val="0"/>
              <w:spacing w:before="0" w:beforeAutospacing="0" w:after="0" w:afterAutospacing="0"/>
              <w:ind w:left="0" w:right="0"/>
              <w:jc w:val="center"/>
              <w:rPr>
                <w:rFonts w:hint="default" w:ascii="微软雅黑" w:hAnsi="微软雅黑"/>
                <w:sz w:val="18"/>
                <w:szCs w:val="18"/>
              </w:rPr>
            </w:pPr>
          </w:p>
        </w:tc>
      </w:tr>
    </w:tbl>
    <w:p>
      <w:pPr>
        <w:keepNext/>
        <w:keepLines/>
        <w:spacing w:before="156" w:after="156"/>
        <w:rPr>
          <w:rFonts w:ascii="微软雅黑" w:hAnsi="微软雅黑"/>
          <w:b/>
          <w:sz w:val="24"/>
        </w:rPr>
      </w:pPr>
      <w:r>
        <w:rPr>
          <w:rFonts w:hint="eastAsia" w:ascii="微软雅黑" w:hAnsi="微软雅黑"/>
          <w:b/>
          <w:sz w:val="24"/>
        </w:rPr>
        <w:t>文档说明</w:t>
      </w:r>
    </w:p>
    <w:p>
      <w:pPr>
        <w:pStyle w:val="14"/>
        <w:spacing w:before="156" w:after="156"/>
        <w:ind w:left="0"/>
        <w:rPr>
          <w:rFonts w:hint="default" w:ascii="微软雅黑" w:hAnsi="微软雅黑" w:eastAsia="微软雅黑"/>
          <w:sz w:val="18"/>
          <w:szCs w:val="18"/>
        </w:rPr>
      </w:pPr>
      <w:r>
        <w:rPr>
          <w:rFonts w:ascii="微软雅黑" w:hAnsi="微软雅黑" w:eastAsia="微软雅黑"/>
          <w:sz w:val="18"/>
          <w:szCs w:val="18"/>
        </w:rPr>
        <w:t>本文档由用友公司顾问撰写并提交给客户，需要客户公司的相关负责人审阅确认并签字盖章。</w:t>
      </w:r>
    </w:p>
    <w:p>
      <w:pPr>
        <w:pStyle w:val="14"/>
        <w:spacing w:before="156" w:after="156"/>
        <w:ind w:left="0"/>
        <w:rPr>
          <w:rFonts w:hint="default" w:ascii="微软雅黑" w:hAnsi="微软雅黑" w:eastAsia="微软雅黑"/>
          <w:sz w:val="18"/>
          <w:szCs w:val="18"/>
        </w:rPr>
      </w:pPr>
      <w:r>
        <w:rPr>
          <w:rFonts w:ascii="微软雅黑" w:hAnsi="微软雅黑" w:eastAsia="微软雅黑"/>
          <w:sz w:val="18"/>
          <w:szCs w:val="18"/>
        </w:rPr>
        <w:t>本文档是解决方案编写的依据与范围，请客户方认真阅读以避免解决方案的编制出现方向性错误。</w:t>
      </w:r>
    </w:p>
    <w:p>
      <w:pPr>
        <w:pStyle w:val="14"/>
        <w:spacing w:before="156" w:after="156"/>
        <w:ind w:left="0"/>
        <w:rPr>
          <w:rFonts w:hint="default" w:ascii="微软雅黑" w:hAnsi="微软雅黑" w:eastAsia="微软雅黑"/>
          <w:sz w:val="18"/>
          <w:szCs w:val="18"/>
        </w:rPr>
      </w:pPr>
      <w:r>
        <w:rPr>
          <w:rFonts w:ascii="微软雅黑" w:hAnsi="微软雅黑" w:eastAsia="微软雅黑"/>
          <w:sz w:val="18"/>
          <w:szCs w:val="18"/>
        </w:rPr>
        <w:t>该文档作为用友公司对客户的调研记录文档，项目实际交付内容以解决方案中的内容为准。</w:t>
      </w:r>
    </w:p>
    <w:p>
      <w:pPr>
        <w:keepNext/>
        <w:keepLines/>
        <w:spacing w:before="156" w:after="156"/>
        <w:rPr>
          <w:rFonts w:ascii="微软雅黑" w:hAnsi="微软雅黑"/>
          <w:b/>
          <w:sz w:val="24"/>
        </w:rPr>
      </w:pPr>
      <w:r>
        <w:rPr>
          <w:rFonts w:hint="eastAsia" w:ascii="微软雅黑" w:hAnsi="微软雅黑"/>
          <w:b/>
          <w:sz w:val="24"/>
        </w:rPr>
        <w:t>版权声明</w:t>
      </w:r>
    </w:p>
    <w:p>
      <w:pPr>
        <w:pStyle w:val="14"/>
        <w:spacing w:before="156" w:after="156"/>
        <w:ind w:left="0"/>
        <w:rPr>
          <w:rFonts w:hint="default" w:ascii="微软雅黑" w:hAnsi="微软雅黑" w:eastAsia="微软雅黑"/>
          <w:sz w:val="18"/>
          <w:szCs w:val="16"/>
        </w:rPr>
      </w:pPr>
      <w:r>
        <w:rPr>
          <w:rFonts w:ascii="微软雅黑" w:hAnsi="微软雅黑" w:eastAsia="微软雅黑"/>
          <w:sz w:val="18"/>
          <w:szCs w:val="18"/>
        </w:rPr>
        <w:t>本方案仅供文档使用对象阅读，未经本公司许可，不得以任何形式传播或提供非授权人阅读。</w:t>
      </w:r>
      <w:r>
        <w:rPr>
          <w:rFonts w:ascii="微软雅黑" w:hAnsi="微软雅黑" w:eastAsia="微软雅黑"/>
          <w:sz w:val="18"/>
          <w:szCs w:val="16"/>
        </w:rPr>
        <w:t>（版权所有 用友 ©20</w:t>
      </w:r>
      <w:r>
        <w:rPr>
          <w:rFonts w:hint="eastAsia" w:ascii="微软雅黑" w:hAnsi="微软雅黑" w:eastAsia="微软雅黑"/>
          <w:sz w:val="18"/>
          <w:szCs w:val="16"/>
          <w:lang w:val="en-US" w:eastAsia="zh-CN"/>
        </w:rPr>
        <w:t>24</w:t>
      </w:r>
      <w:r>
        <w:rPr>
          <w:rFonts w:ascii="微软雅黑" w:hAnsi="微软雅黑" w:eastAsia="微软雅黑"/>
          <w:sz w:val="18"/>
          <w:szCs w:val="16"/>
        </w:rPr>
        <w:t>）</w:t>
      </w:r>
    </w:p>
    <w:p>
      <w:pPr>
        <w:widowControl/>
        <w:jc w:val="left"/>
        <w:rPr>
          <w:rFonts w:ascii="微软雅黑" w:hAnsi="微软雅黑"/>
          <w:color w:val="000000"/>
          <w:kern w:val="0"/>
          <w:sz w:val="18"/>
          <w:szCs w:val="16"/>
        </w:rPr>
      </w:pPr>
      <w:r>
        <w:rPr>
          <w:rFonts w:ascii="微软雅黑" w:hAnsi="微软雅黑"/>
          <w:sz w:val="18"/>
          <w:szCs w:val="16"/>
        </w:rPr>
        <w:br w:type="page"/>
      </w:r>
    </w:p>
    <w:p>
      <w:pPr>
        <w:pStyle w:val="44"/>
        <w:numPr>
          <w:ilvl w:val="0"/>
          <w:numId w:val="0"/>
        </w:numPr>
        <w:jc w:val="center"/>
      </w:pPr>
      <w:r>
        <w:rPr>
          <w:lang w:val="zh-CN"/>
        </w:rPr>
        <w:t>目</w:t>
      </w:r>
      <w:r>
        <w:rPr>
          <w:rFonts w:hint="eastAsia"/>
          <w:lang w:val="zh-CN"/>
        </w:rPr>
        <w:t xml:space="preserve"> </w:t>
      </w:r>
      <w:r>
        <w:rPr>
          <w:lang w:val="zh-CN"/>
        </w:rPr>
        <w:t>录</w:t>
      </w:r>
    </w:p>
    <w:p>
      <w:pPr>
        <w:pStyle w:val="21"/>
        <w:tabs>
          <w:tab w:val="right" w:leader="dot" w:pos="8306"/>
        </w:tabs>
        <w:rPr>
          <w:del w:id="25" w:author="刘西西" w:date="2024-05-13T16:15:00Z"/>
        </w:rPr>
      </w:pPr>
      <w:r>
        <w:rPr>
          <w:rFonts w:ascii="微软雅黑" w:hAnsi="微软雅黑"/>
          <w:szCs w:val="21"/>
        </w:rPr>
        <w:fldChar w:fldCharType="begin"/>
      </w:r>
      <w:r>
        <w:rPr>
          <w:rFonts w:ascii="微软雅黑" w:hAnsi="微软雅黑"/>
          <w:szCs w:val="21"/>
        </w:rPr>
        <w:instrText xml:space="preserve"> TOC \o "1-3" \h \z \u </w:instrText>
      </w:r>
      <w:r>
        <w:rPr>
          <w:rFonts w:ascii="微软雅黑" w:hAnsi="微软雅黑"/>
          <w:szCs w:val="21"/>
        </w:rPr>
        <w:fldChar w:fldCharType="separate"/>
      </w:r>
      <w:del w:id="26" w:author="刘西西" w:date="2024-05-13T16:15:00Z">
        <w:r>
          <w:rPr>
            <w:rFonts w:ascii="微软雅黑" w:hAnsi="微软雅黑"/>
            <w:szCs w:val="21"/>
          </w:rPr>
          <w:fldChar w:fldCharType="begin"/>
        </w:r>
      </w:del>
      <w:del w:id="27" w:author="刘西西" w:date="2024-05-13T16:15:00Z">
        <w:r>
          <w:rPr>
            <w:rFonts w:ascii="微软雅黑" w:hAnsi="微软雅黑"/>
            <w:szCs w:val="21"/>
          </w:rPr>
          <w:delInstrText xml:space="preserve"> HYPERLINK \l _Toc522463725 </w:delInstrText>
        </w:r>
      </w:del>
      <w:del w:id="28" w:author="刘西西" w:date="2024-05-13T16:15:00Z">
        <w:r>
          <w:rPr>
            <w:rFonts w:ascii="微软雅黑" w:hAnsi="微软雅黑"/>
            <w:szCs w:val="21"/>
          </w:rPr>
          <w:fldChar w:fldCharType="separate"/>
        </w:r>
      </w:del>
      <w:del w:id="29" w:author="刘西西" w:date="2024-05-13T16:15:00Z">
        <w:r>
          <w:rPr>
            <w:rFonts w:hint="eastAsia"/>
          </w:rPr>
          <w:delText>文档控制</w:delText>
        </w:r>
      </w:del>
      <w:del w:id="30" w:author="刘西西" w:date="2024-05-13T16:15:00Z">
        <w:r>
          <w:rPr/>
          <w:tab/>
        </w:r>
      </w:del>
      <w:del w:id="31" w:author="刘西西" w:date="2024-05-13T16:15:00Z">
        <w:r>
          <w:rPr/>
          <w:fldChar w:fldCharType="begin"/>
        </w:r>
      </w:del>
      <w:del w:id="32" w:author="刘西西" w:date="2024-05-13T16:15:00Z">
        <w:r>
          <w:rPr/>
          <w:delInstrText xml:space="preserve"> PAGEREF _Toc522463725 \h </w:delInstrText>
        </w:r>
      </w:del>
      <w:del w:id="33" w:author="刘西西" w:date="2024-05-13T16:15:00Z">
        <w:r>
          <w:rPr/>
          <w:fldChar w:fldCharType="separate"/>
        </w:r>
      </w:del>
      <w:del w:id="34" w:author="刘西西" w:date="2024-05-13T16:15:00Z">
        <w:r>
          <w:rPr/>
          <w:delText>2</w:delText>
        </w:r>
      </w:del>
      <w:del w:id="35" w:author="刘西西" w:date="2024-05-13T16:15:00Z">
        <w:r>
          <w:rPr/>
          <w:fldChar w:fldCharType="end"/>
        </w:r>
      </w:del>
      <w:del w:id="36" w:author="刘西西" w:date="2024-05-13T16:15:00Z">
        <w:r>
          <w:rPr>
            <w:rFonts w:ascii="微软雅黑" w:hAnsi="微软雅黑"/>
            <w:szCs w:val="21"/>
          </w:rPr>
          <w:fldChar w:fldCharType="end"/>
        </w:r>
      </w:del>
    </w:p>
    <w:p>
      <w:pPr>
        <w:pStyle w:val="21"/>
        <w:tabs>
          <w:tab w:val="right" w:leader="dot" w:pos="8306"/>
        </w:tabs>
        <w:rPr>
          <w:del w:id="37" w:author="刘西西" w:date="2024-05-13T16:15:00Z"/>
        </w:rPr>
      </w:pPr>
      <w:del w:id="38" w:author="刘西西" w:date="2024-05-13T16:15:00Z">
        <w:r>
          <w:rPr>
            <w:rFonts w:ascii="微软雅黑" w:hAnsi="微软雅黑"/>
            <w:szCs w:val="21"/>
          </w:rPr>
          <w:fldChar w:fldCharType="begin"/>
        </w:r>
      </w:del>
      <w:del w:id="39" w:author="刘西西" w:date="2024-05-13T16:15:00Z">
        <w:r>
          <w:rPr>
            <w:rFonts w:ascii="微软雅黑" w:hAnsi="微软雅黑"/>
            <w:szCs w:val="21"/>
          </w:rPr>
          <w:delInstrText xml:space="preserve"> HYPERLINK \l _Toc948084348 </w:delInstrText>
        </w:r>
      </w:del>
      <w:del w:id="40" w:author="刘西西" w:date="2024-05-13T16:15:00Z">
        <w:r>
          <w:rPr>
            <w:rFonts w:ascii="微软雅黑" w:hAnsi="微软雅黑"/>
            <w:szCs w:val="21"/>
          </w:rPr>
          <w:fldChar w:fldCharType="separate"/>
        </w:r>
      </w:del>
      <w:del w:id="41" w:author="刘西西" w:date="2024-05-13T16:15:00Z">
        <w:r>
          <w:rPr>
            <w:rFonts w:hint="default"/>
          </w:rPr>
          <w:delText xml:space="preserve">1. </w:delText>
        </w:r>
      </w:del>
      <w:del w:id="42" w:author="刘西西" w:date="2024-05-13T16:15:00Z">
        <w:r>
          <w:rPr>
            <w:rFonts w:hint="eastAsia"/>
          </w:rPr>
          <w:delText>文档说明</w:delText>
        </w:r>
      </w:del>
      <w:del w:id="43" w:author="刘西西" w:date="2024-05-13T16:15:00Z">
        <w:r>
          <w:rPr/>
          <w:tab/>
        </w:r>
      </w:del>
      <w:del w:id="44" w:author="刘西西" w:date="2024-05-13T16:15:00Z">
        <w:r>
          <w:rPr/>
          <w:fldChar w:fldCharType="begin"/>
        </w:r>
      </w:del>
      <w:del w:id="45" w:author="刘西西" w:date="2024-05-13T16:15:00Z">
        <w:r>
          <w:rPr/>
          <w:delInstrText xml:space="preserve"> PAGEREF _Toc948084348 \h </w:delInstrText>
        </w:r>
      </w:del>
      <w:del w:id="46" w:author="刘西西" w:date="2024-05-13T16:15:00Z">
        <w:r>
          <w:rPr/>
          <w:fldChar w:fldCharType="separate"/>
        </w:r>
      </w:del>
      <w:del w:id="47" w:author="刘西西" w:date="2024-05-13T16:15:00Z">
        <w:r>
          <w:rPr/>
          <w:delText>5</w:delText>
        </w:r>
      </w:del>
      <w:del w:id="48" w:author="刘西西" w:date="2024-05-13T16:15:00Z">
        <w:r>
          <w:rPr/>
          <w:fldChar w:fldCharType="end"/>
        </w:r>
      </w:del>
      <w:del w:id="49" w:author="刘西西" w:date="2024-05-13T16:15:00Z">
        <w:r>
          <w:rPr>
            <w:rFonts w:ascii="微软雅黑" w:hAnsi="微软雅黑"/>
            <w:szCs w:val="21"/>
          </w:rPr>
          <w:fldChar w:fldCharType="end"/>
        </w:r>
      </w:del>
    </w:p>
    <w:p>
      <w:pPr>
        <w:pStyle w:val="24"/>
        <w:tabs>
          <w:tab w:val="right" w:leader="dot" w:pos="8306"/>
        </w:tabs>
        <w:rPr>
          <w:del w:id="50" w:author="刘西西" w:date="2024-05-13T16:15:00Z"/>
        </w:rPr>
      </w:pPr>
      <w:del w:id="51" w:author="刘西西" w:date="2024-05-13T16:15:00Z">
        <w:r>
          <w:rPr>
            <w:rFonts w:ascii="微软雅黑" w:hAnsi="微软雅黑"/>
            <w:szCs w:val="21"/>
          </w:rPr>
          <w:fldChar w:fldCharType="begin"/>
        </w:r>
      </w:del>
      <w:del w:id="52" w:author="刘西西" w:date="2024-05-13T16:15:00Z">
        <w:r>
          <w:rPr>
            <w:rFonts w:ascii="微软雅黑" w:hAnsi="微软雅黑"/>
            <w:szCs w:val="21"/>
          </w:rPr>
          <w:delInstrText xml:space="preserve"> HYPERLINK \l _Toc523083556 </w:delInstrText>
        </w:r>
      </w:del>
      <w:del w:id="53" w:author="刘西西" w:date="2024-05-13T16:15:00Z">
        <w:r>
          <w:rPr>
            <w:rFonts w:ascii="微软雅黑" w:hAnsi="微软雅黑"/>
            <w:szCs w:val="21"/>
          </w:rPr>
          <w:fldChar w:fldCharType="separate"/>
        </w:r>
      </w:del>
      <w:del w:id="54" w:author="刘西西" w:date="2024-05-13T16:15:00Z">
        <w:r>
          <w:rPr>
            <w:rFonts w:hint="default"/>
          </w:rPr>
          <w:delText xml:space="preserve">1.1 </w:delText>
        </w:r>
      </w:del>
      <w:del w:id="55" w:author="刘西西" w:date="2024-05-13T16:15:00Z">
        <w:r>
          <w:rPr>
            <w:rFonts w:hint="eastAsia"/>
          </w:rPr>
          <w:delText>定位和目的</w:delText>
        </w:r>
      </w:del>
      <w:del w:id="56" w:author="刘西西" w:date="2024-05-13T16:15:00Z">
        <w:r>
          <w:rPr/>
          <w:tab/>
        </w:r>
      </w:del>
      <w:del w:id="57" w:author="刘西西" w:date="2024-05-13T16:15:00Z">
        <w:r>
          <w:rPr/>
          <w:fldChar w:fldCharType="begin"/>
        </w:r>
      </w:del>
      <w:del w:id="58" w:author="刘西西" w:date="2024-05-13T16:15:00Z">
        <w:r>
          <w:rPr/>
          <w:delInstrText xml:space="preserve"> PAGEREF _Toc523083556 \h </w:delInstrText>
        </w:r>
      </w:del>
      <w:del w:id="59" w:author="刘西西" w:date="2024-05-13T16:15:00Z">
        <w:r>
          <w:rPr/>
          <w:fldChar w:fldCharType="separate"/>
        </w:r>
      </w:del>
      <w:del w:id="60" w:author="刘西西" w:date="2024-05-13T16:15:00Z">
        <w:r>
          <w:rPr/>
          <w:delText>5</w:delText>
        </w:r>
      </w:del>
      <w:del w:id="61" w:author="刘西西" w:date="2024-05-13T16:15:00Z">
        <w:r>
          <w:rPr/>
          <w:fldChar w:fldCharType="end"/>
        </w:r>
      </w:del>
      <w:del w:id="62" w:author="刘西西" w:date="2024-05-13T16:15:00Z">
        <w:r>
          <w:rPr>
            <w:rFonts w:ascii="微软雅黑" w:hAnsi="微软雅黑"/>
            <w:szCs w:val="21"/>
          </w:rPr>
          <w:fldChar w:fldCharType="end"/>
        </w:r>
      </w:del>
    </w:p>
    <w:p>
      <w:pPr>
        <w:pStyle w:val="24"/>
        <w:tabs>
          <w:tab w:val="right" w:leader="dot" w:pos="8306"/>
        </w:tabs>
        <w:rPr>
          <w:del w:id="63" w:author="刘西西" w:date="2024-05-13T16:15:00Z"/>
        </w:rPr>
      </w:pPr>
      <w:del w:id="64" w:author="刘西西" w:date="2024-05-13T16:15:00Z">
        <w:r>
          <w:rPr>
            <w:rFonts w:ascii="微软雅黑" w:hAnsi="微软雅黑"/>
            <w:szCs w:val="21"/>
          </w:rPr>
          <w:fldChar w:fldCharType="begin"/>
        </w:r>
      </w:del>
      <w:del w:id="65" w:author="刘西西" w:date="2024-05-13T16:15:00Z">
        <w:r>
          <w:rPr>
            <w:rFonts w:ascii="微软雅黑" w:hAnsi="微软雅黑"/>
            <w:szCs w:val="21"/>
          </w:rPr>
          <w:delInstrText xml:space="preserve"> HYPERLINK \l _Toc1643007065 </w:delInstrText>
        </w:r>
      </w:del>
      <w:del w:id="66" w:author="刘西西" w:date="2024-05-13T16:15:00Z">
        <w:r>
          <w:rPr>
            <w:rFonts w:ascii="微软雅黑" w:hAnsi="微软雅黑"/>
            <w:szCs w:val="21"/>
          </w:rPr>
          <w:fldChar w:fldCharType="separate"/>
        </w:r>
      </w:del>
      <w:del w:id="67" w:author="刘西西" w:date="2024-05-13T16:15:00Z">
        <w:r>
          <w:rPr>
            <w:rFonts w:hint="eastAsia"/>
          </w:rPr>
          <w:delText>1</w:delText>
        </w:r>
      </w:del>
      <w:del w:id="68" w:author="刘西西" w:date="2024-05-13T16:15:00Z">
        <w:r>
          <w:rPr/>
          <w:delText xml:space="preserve">.2 </w:delText>
        </w:r>
      </w:del>
      <w:del w:id="69" w:author="刘西西" w:date="2024-05-13T16:15:00Z">
        <w:r>
          <w:rPr>
            <w:rFonts w:hint="eastAsia"/>
          </w:rPr>
          <w:delText>阅读范围</w:delText>
        </w:r>
      </w:del>
      <w:del w:id="70" w:author="刘西西" w:date="2024-05-13T16:15:00Z">
        <w:r>
          <w:rPr/>
          <w:tab/>
        </w:r>
      </w:del>
      <w:del w:id="71" w:author="刘西西" w:date="2024-05-13T16:15:00Z">
        <w:r>
          <w:rPr/>
          <w:fldChar w:fldCharType="begin"/>
        </w:r>
      </w:del>
      <w:del w:id="72" w:author="刘西西" w:date="2024-05-13T16:15:00Z">
        <w:r>
          <w:rPr/>
          <w:delInstrText xml:space="preserve"> PAGEREF _Toc1643007065 \h </w:delInstrText>
        </w:r>
      </w:del>
      <w:del w:id="73" w:author="刘西西" w:date="2024-05-13T16:15:00Z">
        <w:r>
          <w:rPr/>
          <w:fldChar w:fldCharType="separate"/>
        </w:r>
      </w:del>
      <w:del w:id="74" w:author="刘西西" w:date="2024-05-13T16:15:00Z">
        <w:r>
          <w:rPr/>
          <w:delText>6</w:delText>
        </w:r>
      </w:del>
      <w:del w:id="75" w:author="刘西西" w:date="2024-05-13T16:15:00Z">
        <w:r>
          <w:rPr/>
          <w:fldChar w:fldCharType="end"/>
        </w:r>
      </w:del>
      <w:del w:id="76" w:author="刘西西" w:date="2024-05-13T16:15:00Z">
        <w:r>
          <w:rPr>
            <w:rFonts w:ascii="微软雅黑" w:hAnsi="微软雅黑"/>
            <w:szCs w:val="21"/>
          </w:rPr>
          <w:fldChar w:fldCharType="end"/>
        </w:r>
      </w:del>
    </w:p>
    <w:p>
      <w:pPr>
        <w:pStyle w:val="21"/>
        <w:tabs>
          <w:tab w:val="right" w:leader="dot" w:pos="8306"/>
        </w:tabs>
        <w:rPr>
          <w:del w:id="77" w:author="刘西西" w:date="2024-05-13T16:15:00Z"/>
        </w:rPr>
      </w:pPr>
      <w:del w:id="78" w:author="刘西西" w:date="2024-05-13T16:15:00Z">
        <w:r>
          <w:rPr>
            <w:rFonts w:ascii="微软雅黑" w:hAnsi="微软雅黑"/>
            <w:szCs w:val="21"/>
          </w:rPr>
          <w:fldChar w:fldCharType="begin"/>
        </w:r>
      </w:del>
      <w:del w:id="79" w:author="刘西西" w:date="2024-05-13T16:15:00Z">
        <w:r>
          <w:rPr>
            <w:rFonts w:ascii="微软雅黑" w:hAnsi="微软雅黑"/>
            <w:szCs w:val="21"/>
          </w:rPr>
          <w:delInstrText xml:space="preserve"> HYPERLINK \l _Toc1470448399 </w:delInstrText>
        </w:r>
      </w:del>
      <w:del w:id="80" w:author="刘西西" w:date="2024-05-13T16:15:00Z">
        <w:r>
          <w:rPr>
            <w:rFonts w:ascii="微软雅黑" w:hAnsi="微软雅黑"/>
            <w:szCs w:val="21"/>
          </w:rPr>
          <w:fldChar w:fldCharType="separate"/>
        </w:r>
      </w:del>
      <w:del w:id="81" w:author="刘西西" w:date="2024-05-13T16:15:00Z">
        <w:r>
          <w:rPr>
            <w:rFonts w:hint="default"/>
          </w:rPr>
          <w:delText xml:space="preserve">2. </w:delText>
        </w:r>
      </w:del>
      <w:del w:id="82" w:author="刘西西" w:date="2024-05-13T16:15:00Z">
        <w:r>
          <w:rPr>
            <w:rFonts w:hint="eastAsia"/>
            <w:lang w:val="en-US" w:eastAsia="zh-CN"/>
          </w:rPr>
          <w:delText>财务升级项目</w:delText>
        </w:r>
      </w:del>
      <w:del w:id="83" w:author="刘西西" w:date="2024-05-13T16:15:00Z">
        <w:r>
          <w:rPr>
            <w:rFonts w:hint="eastAsia"/>
          </w:rPr>
          <w:delText>整体概述</w:delText>
        </w:r>
      </w:del>
      <w:del w:id="84" w:author="刘西西" w:date="2024-05-13T16:15:00Z">
        <w:r>
          <w:rPr/>
          <w:tab/>
        </w:r>
      </w:del>
      <w:del w:id="85" w:author="刘西西" w:date="2024-05-13T16:15:00Z">
        <w:r>
          <w:rPr/>
          <w:fldChar w:fldCharType="begin"/>
        </w:r>
      </w:del>
      <w:del w:id="86" w:author="刘西西" w:date="2024-05-13T16:15:00Z">
        <w:r>
          <w:rPr/>
          <w:delInstrText xml:space="preserve"> PAGEREF _Toc1470448399 \h </w:delInstrText>
        </w:r>
      </w:del>
      <w:del w:id="87" w:author="刘西西" w:date="2024-05-13T16:15:00Z">
        <w:r>
          <w:rPr/>
          <w:fldChar w:fldCharType="separate"/>
        </w:r>
      </w:del>
      <w:del w:id="88" w:author="刘西西" w:date="2024-05-13T16:15:00Z">
        <w:r>
          <w:rPr/>
          <w:delText>6</w:delText>
        </w:r>
      </w:del>
      <w:del w:id="89" w:author="刘西西" w:date="2024-05-13T16:15:00Z">
        <w:r>
          <w:rPr/>
          <w:fldChar w:fldCharType="end"/>
        </w:r>
      </w:del>
      <w:del w:id="90" w:author="刘西西" w:date="2024-05-13T16:15:00Z">
        <w:r>
          <w:rPr>
            <w:rFonts w:ascii="微软雅黑" w:hAnsi="微软雅黑"/>
            <w:szCs w:val="21"/>
          </w:rPr>
          <w:fldChar w:fldCharType="end"/>
        </w:r>
      </w:del>
    </w:p>
    <w:p>
      <w:pPr>
        <w:pStyle w:val="24"/>
        <w:tabs>
          <w:tab w:val="right" w:leader="dot" w:pos="8306"/>
        </w:tabs>
        <w:rPr>
          <w:del w:id="91" w:author="刘西西" w:date="2024-05-13T16:15:00Z"/>
        </w:rPr>
      </w:pPr>
      <w:del w:id="92" w:author="刘西西" w:date="2024-05-13T16:15:00Z">
        <w:r>
          <w:rPr>
            <w:rFonts w:ascii="微软雅黑" w:hAnsi="微软雅黑"/>
            <w:szCs w:val="21"/>
          </w:rPr>
          <w:fldChar w:fldCharType="begin"/>
        </w:r>
      </w:del>
      <w:del w:id="93" w:author="刘西西" w:date="2024-05-13T16:15:00Z">
        <w:r>
          <w:rPr>
            <w:rFonts w:ascii="微软雅黑" w:hAnsi="微软雅黑"/>
            <w:szCs w:val="21"/>
          </w:rPr>
          <w:delInstrText xml:space="preserve"> HYPERLINK \l _Toc302148662 </w:delInstrText>
        </w:r>
      </w:del>
      <w:del w:id="94" w:author="刘西西" w:date="2024-05-13T16:15:00Z">
        <w:r>
          <w:rPr>
            <w:rFonts w:ascii="微软雅黑" w:hAnsi="微软雅黑"/>
            <w:szCs w:val="21"/>
          </w:rPr>
          <w:fldChar w:fldCharType="separate"/>
        </w:r>
      </w:del>
      <w:del w:id="95" w:author="刘西西" w:date="2024-05-13T16:15:00Z">
        <w:r>
          <w:rPr/>
          <w:delText xml:space="preserve">2.1 </w:delText>
        </w:r>
      </w:del>
      <w:del w:id="96" w:author="刘西西" w:date="2024-05-13T16:15:00Z">
        <w:r>
          <w:rPr>
            <w:rFonts w:hint="eastAsia"/>
          </w:rPr>
          <w:delText>项目建设背景</w:delText>
        </w:r>
      </w:del>
      <w:del w:id="97" w:author="刘西西" w:date="2024-05-13T16:15:00Z">
        <w:r>
          <w:rPr/>
          <w:tab/>
        </w:r>
      </w:del>
      <w:del w:id="98" w:author="刘西西" w:date="2024-05-13T16:15:00Z">
        <w:r>
          <w:rPr/>
          <w:fldChar w:fldCharType="begin"/>
        </w:r>
      </w:del>
      <w:del w:id="99" w:author="刘西西" w:date="2024-05-13T16:15:00Z">
        <w:r>
          <w:rPr/>
          <w:delInstrText xml:space="preserve"> PAGEREF _Toc302148662 \h </w:delInstrText>
        </w:r>
      </w:del>
      <w:del w:id="100" w:author="刘西西" w:date="2024-05-13T16:15:00Z">
        <w:r>
          <w:rPr/>
          <w:fldChar w:fldCharType="separate"/>
        </w:r>
      </w:del>
      <w:del w:id="101" w:author="刘西西" w:date="2024-05-13T16:15:00Z">
        <w:r>
          <w:rPr/>
          <w:delText>6</w:delText>
        </w:r>
      </w:del>
      <w:del w:id="102" w:author="刘西西" w:date="2024-05-13T16:15:00Z">
        <w:r>
          <w:rPr/>
          <w:fldChar w:fldCharType="end"/>
        </w:r>
      </w:del>
      <w:del w:id="103" w:author="刘西西" w:date="2024-05-13T16:15:00Z">
        <w:r>
          <w:rPr>
            <w:rFonts w:ascii="微软雅黑" w:hAnsi="微软雅黑"/>
            <w:szCs w:val="21"/>
          </w:rPr>
          <w:fldChar w:fldCharType="end"/>
        </w:r>
      </w:del>
    </w:p>
    <w:p>
      <w:pPr>
        <w:pStyle w:val="24"/>
        <w:tabs>
          <w:tab w:val="right" w:leader="dot" w:pos="8306"/>
        </w:tabs>
        <w:rPr>
          <w:del w:id="104" w:author="刘西西" w:date="2024-05-13T16:15:00Z"/>
        </w:rPr>
      </w:pPr>
      <w:del w:id="105" w:author="刘西西" w:date="2024-05-13T16:15:00Z">
        <w:r>
          <w:rPr>
            <w:rFonts w:ascii="微软雅黑" w:hAnsi="微软雅黑"/>
            <w:szCs w:val="21"/>
          </w:rPr>
          <w:fldChar w:fldCharType="begin"/>
        </w:r>
      </w:del>
      <w:del w:id="106" w:author="刘西西" w:date="2024-05-13T16:15:00Z">
        <w:r>
          <w:rPr>
            <w:rFonts w:ascii="微软雅黑" w:hAnsi="微软雅黑"/>
            <w:szCs w:val="21"/>
          </w:rPr>
          <w:delInstrText xml:space="preserve"> HYPERLINK \l _Toc1615384191 </w:delInstrText>
        </w:r>
      </w:del>
      <w:del w:id="107" w:author="刘西西" w:date="2024-05-13T16:15:00Z">
        <w:r>
          <w:rPr>
            <w:rFonts w:ascii="微软雅黑" w:hAnsi="微软雅黑"/>
            <w:szCs w:val="21"/>
          </w:rPr>
          <w:fldChar w:fldCharType="separate"/>
        </w:r>
      </w:del>
      <w:del w:id="108" w:author="刘西西" w:date="2024-05-13T16:15:00Z">
        <w:r>
          <w:rPr/>
          <w:delText xml:space="preserve">2.2 </w:delText>
        </w:r>
      </w:del>
      <w:del w:id="109" w:author="刘西西" w:date="2024-05-13T16:15:00Z">
        <w:r>
          <w:rPr>
            <w:rFonts w:hint="eastAsia"/>
          </w:rPr>
          <w:delText>项目建设</w:delText>
        </w:r>
      </w:del>
      <w:del w:id="110" w:author="刘西西" w:date="2024-05-13T16:15:00Z">
        <w:r>
          <w:rPr>
            <w:rFonts w:hint="eastAsia"/>
            <w:lang w:val="en-US" w:eastAsia="zh-CN"/>
          </w:rPr>
          <w:delText>总体目标</w:delText>
        </w:r>
      </w:del>
      <w:del w:id="111" w:author="刘西西" w:date="2024-05-13T16:15:00Z">
        <w:r>
          <w:rPr/>
          <w:tab/>
        </w:r>
      </w:del>
      <w:del w:id="112" w:author="刘西西" w:date="2024-05-13T16:15:00Z">
        <w:r>
          <w:rPr/>
          <w:fldChar w:fldCharType="begin"/>
        </w:r>
      </w:del>
      <w:del w:id="113" w:author="刘西西" w:date="2024-05-13T16:15:00Z">
        <w:r>
          <w:rPr/>
          <w:delInstrText xml:space="preserve"> PAGEREF _Toc1615384191 \h </w:delInstrText>
        </w:r>
      </w:del>
      <w:del w:id="114" w:author="刘西西" w:date="2024-05-13T16:15:00Z">
        <w:r>
          <w:rPr/>
          <w:fldChar w:fldCharType="separate"/>
        </w:r>
      </w:del>
      <w:del w:id="115" w:author="刘西西" w:date="2024-05-13T16:15:00Z">
        <w:r>
          <w:rPr/>
          <w:delText>7</w:delText>
        </w:r>
      </w:del>
      <w:del w:id="116" w:author="刘西西" w:date="2024-05-13T16:15:00Z">
        <w:r>
          <w:rPr/>
          <w:fldChar w:fldCharType="end"/>
        </w:r>
      </w:del>
      <w:del w:id="117" w:author="刘西西" w:date="2024-05-13T16:15:00Z">
        <w:r>
          <w:rPr>
            <w:rFonts w:ascii="微软雅黑" w:hAnsi="微软雅黑"/>
            <w:szCs w:val="21"/>
          </w:rPr>
          <w:fldChar w:fldCharType="end"/>
        </w:r>
      </w:del>
    </w:p>
    <w:p>
      <w:pPr>
        <w:pStyle w:val="24"/>
        <w:tabs>
          <w:tab w:val="right" w:leader="dot" w:pos="8306"/>
        </w:tabs>
        <w:rPr>
          <w:del w:id="118" w:author="刘西西" w:date="2024-05-13T16:15:00Z"/>
        </w:rPr>
      </w:pPr>
      <w:del w:id="119" w:author="刘西西" w:date="2024-05-13T16:15:00Z">
        <w:r>
          <w:rPr>
            <w:rFonts w:ascii="微软雅黑" w:hAnsi="微软雅黑"/>
            <w:szCs w:val="21"/>
          </w:rPr>
          <w:fldChar w:fldCharType="begin"/>
        </w:r>
      </w:del>
      <w:del w:id="120" w:author="刘西西" w:date="2024-05-13T16:15:00Z">
        <w:r>
          <w:rPr>
            <w:rFonts w:ascii="微软雅黑" w:hAnsi="微软雅黑"/>
            <w:szCs w:val="21"/>
          </w:rPr>
          <w:delInstrText xml:space="preserve"> HYPERLINK \l _Toc592824706 </w:delInstrText>
        </w:r>
      </w:del>
      <w:del w:id="121" w:author="刘西西" w:date="2024-05-13T16:15:00Z">
        <w:r>
          <w:rPr>
            <w:rFonts w:ascii="微软雅黑" w:hAnsi="微软雅黑"/>
            <w:szCs w:val="21"/>
          </w:rPr>
          <w:fldChar w:fldCharType="separate"/>
        </w:r>
      </w:del>
      <w:del w:id="122" w:author="刘西西" w:date="2024-05-13T16:15:00Z">
        <w:r>
          <w:rPr/>
          <w:delText xml:space="preserve">2.3 </w:delText>
        </w:r>
      </w:del>
      <w:del w:id="123" w:author="刘西西" w:date="2024-05-13T16:15:00Z">
        <w:r>
          <w:rPr>
            <w:rFonts w:hint="eastAsia"/>
          </w:rPr>
          <w:delText>项目建设内容及范围</w:delText>
        </w:r>
      </w:del>
      <w:del w:id="124" w:author="刘西西" w:date="2024-05-13T16:15:00Z">
        <w:r>
          <w:rPr/>
          <w:tab/>
        </w:r>
      </w:del>
      <w:del w:id="125" w:author="刘西西" w:date="2024-05-13T16:15:00Z">
        <w:r>
          <w:rPr/>
          <w:fldChar w:fldCharType="begin"/>
        </w:r>
      </w:del>
      <w:del w:id="126" w:author="刘西西" w:date="2024-05-13T16:15:00Z">
        <w:r>
          <w:rPr/>
          <w:delInstrText xml:space="preserve"> PAGEREF _Toc592824706 \h </w:delInstrText>
        </w:r>
      </w:del>
      <w:del w:id="127" w:author="刘西西" w:date="2024-05-13T16:15:00Z">
        <w:r>
          <w:rPr/>
          <w:fldChar w:fldCharType="separate"/>
        </w:r>
      </w:del>
      <w:del w:id="128" w:author="刘西西" w:date="2024-05-13T16:15:00Z">
        <w:r>
          <w:rPr/>
          <w:delText>7</w:delText>
        </w:r>
      </w:del>
      <w:del w:id="129" w:author="刘西西" w:date="2024-05-13T16:15:00Z">
        <w:r>
          <w:rPr/>
          <w:fldChar w:fldCharType="end"/>
        </w:r>
      </w:del>
      <w:del w:id="130" w:author="刘西西" w:date="2024-05-13T16:15:00Z">
        <w:r>
          <w:rPr>
            <w:rFonts w:ascii="微软雅黑" w:hAnsi="微软雅黑"/>
            <w:szCs w:val="21"/>
          </w:rPr>
          <w:fldChar w:fldCharType="end"/>
        </w:r>
      </w:del>
    </w:p>
    <w:p>
      <w:pPr>
        <w:pStyle w:val="16"/>
        <w:tabs>
          <w:tab w:val="right" w:leader="dot" w:pos="8306"/>
          <w:tab w:val="clear" w:pos="8296"/>
        </w:tabs>
        <w:rPr>
          <w:del w:id="131" w:author="刘西西" w:date="2024-05-13T16:15:00Z"/>
        </w:rPr>
      </w:pPr>
      <w:del w:id="132" w:author="刘西西" w:date="2024-05-13T16:15:00Z">
        <w:r>
          <w:rPr>
            <w:rFonts w:ascii="微软雅黑" w:hAnsi="微软雅黑"/>
            <w:szCs w:val="21"/>
          </w:rPr>
          <w:fldChar w:fldCharType="begin"/>
        </w:r>
      </w:del>
      <w:del w:id="133" w:author="刘西西" w:date="2024-05-13T16:15:00Z">
        <w:r>
          <w:rPr>
            <w:rFonts w:ascii="微软雅黑" w:hAnsi="微软雅黑"/>
            <w:szCs w:val="21"/>
          </w:rPr>
          <w:delInstrText xml:space="preserve"> HYPERLINK \l _Toc575146362 </w:delInstrText>
        </w:r>
      </w:del>
      <w:del w:id="134" w:author="刘西西" w:date="2024-05-13T16:15:00Z">
        <w:r>
          <w:rPr>
            <w:rFonts w:ascii="微软雅黑" w:hAnsi="微软雅黑"/>
            <w:szCs w:val="21"/>
          </w:rPr>
          <w:fldChar w:fldCharType="separate"/>
        </w:r>
      </w:del>
      <w:del w:id="135" w:author="刘西西" w:date="2024-05-13T16:15:00Z">
        <w:r>
          <w:rPr>
            <w:rFonts w:ascii="微软雅黑" w:hAnsi="微软雅黑"/>
          </w:rPr>
          <w:delText xml:space="preserve">2.3.1 </w:delText>
        </w:r>
      </w:del>
      <w:del w:id="136" w:author="刘西西" w:date="2024-05-13T16:15:00Z">
        <w:r>
          <w:rPr>
            <w:rFonts w:hint="eastAsia" w:ascii="微软雅黑" w:hAnsi="微软雅黑"/>
          </w:rPr>
          <w:delText>实施组织范围</w:delText>
        </w:r>
      </w:del>
      <w:del w:id="137" w:author="刘西西" w:date="2024-05-13T16:15:00Z">
        <w:r>
          <w:rPr/>
          <w:tab/>
        </w:r>
      </w:del>
      <w:del w:id="138" w:author="刘西西" w:date="2024-05-13T16:15:00Z">
        <w:r>
          <w:rPr/>
          <w:fldChar w:fldCharType="begin"/>
        </w:r>
      </w:del>
      <w:del w:id="139" w:author="刘西西" w:date="2024-05-13T16:15:00Z">
        <w:r>
          <w:rPr/>
          <w:delInstrText xml:space="preserve"> PAGEREF _Toc575146362 \h </w:delInstrText>
        </w:r>
      </w:del>
      <w:del w:id="140" w:author="刘西西" w:date="2024-05-13T16:15:00Z">
        <w:r>
          <w:rPr/>
          <w:fldChar w:fldCharType="separate"/>
        </w:r>
      </w:del>
      <w:del w:id="141" w:author="刘西西" w:date="2024-05-13T16:15:00Z">
        <w:r>
          <w:rPr/>
          <w:delText>7</w:delText>
        </w:r>
      </w:del>
      <w:del w:id="142" w:author="刘西西" w:date="2024-05-13T16:15:00Z">
        <w:r>
          <w:rPr/>
          <w:fldChar w:fldCharType="end"/>
        </w:r>
      </w:del>
      <w:del w:id="143" w:author="刘西西" w:date="2024-05-13T16:15:00Z">
        <w:r>
          <w:rPr>
            <w:rFonts w:ascii="微软雅黑" w:hAnsi="微软雅黑"/>
            <w:szCs w:val="21"/>
          </w:rPr>
          <w:fldChar w:fldCharType="end"/>
        </w:r>
      </w:del>
    </w:p>
    <w:p>
      <w:pPr>
        <w:pStyle w:val="16"/>
        <w:tabs>
          <w:tab w:val="right" w:leader="dot" w:pos="8306"/>
          <w:tab w:val="clear" w:pos="8296"/>
        </w:tabs>
        <w:rPr>
          <w:del w:id="144" w:author="刘西西" w:date="2024-05-13T16:15:00Z"/>
        </w:rPr>
      </w:pPr>
      <w:del w:id="145" w:author="刘西西" w:date="2024-05-13T16:15:00Z">
        <w:r>
          <w:rPr>
            <w:rFonts w:ascii="微软雅黑" w:hAnsi="微软雅黑"/>
            <w:szCs w:val="21"/>
          </w:rPr>
          <w:fldChar w:fldCharType="begin"/>
        </w:r>
      </w:del>
      <w:del w:id="146" w:author="刘西西" w:date="2024-05-13T16:15:00Z">
        <w:r>
          <w:rPr>
            <w:rFonts w:ascii="微软雅黑" w:hAnsi="微软雅黑"/>
            <w:szCs w:val="21"/>
          </w:rPr>
          <w:delInstrText xml:space="preserve"> HYPERLINK \l _Toc406546086 </w:delInstrText>
        </w:r>
      </w:del>
      <w:del w:id="147" w:author="刘西西" w:date="2024-05-13T16:15:00Z">
        <w:r>
          <w:rPr>
            <w:rFonts w:ascii="微软雅黑" w:hAnsi="微软雅黑"/>
            <w:szCs w:val="21"/>
          </w:rPr>
          <w:fldChar w:fldCharType="separate"/>
        </w:r>
      </w:del>
      <w:del w:id="148" w:author="刘西西" w:date="2024-05-13T16:15:00Z">
        <w:r>
          <w:rPr>
            <w:rFonts w:ascii="微软雅黑" w:hAnsi="微软雅黑"/>
          </w:rPr>
          <w:delText xml:space="preserve">2.3.2 </w:delText>
        </w:r>
      </w:del>
      <w:del w:id="149" w:author="刘西西" w:date="2024-05-13T16:15:00Z">
        <w:r>
          <w:rPr>
            <w:rFonts w:hint="eastAsia" w:ascii="微软雅黑" w:hAnsi="微软雅黑"/>
          </w:rPr>
          <w:delText>项目建设内容</w:delText>
        </w:r>
      </w:del>
      <w:del w:id="150" w:author="刘西西" w:date="2024-05-13T16:15:00Z">
        <w:r>
          <w:rPr/>
          <w:tab/>
        </w:r>
      </w:del>
      <w:del w:id="151" w:author="刘西西" w:date="2024-05-13T16:15:00Z">
        <w:r>
          <w:rPr/>
          <w:fldChar w:fldCharType="begin"/>
        </w:r>
      </w:del>
      <w:del w:id="152" w:author="刘西西" w:date="2024-05-13T16:15:00Z">
        <w:r>
          <w:rPr/>
          <w:delInstrText xml:space="preserve"> PAGEREF _Toc406546086 \h </w:delInstrText>
        </w:r>
      </w:del>
      <w:del w:id="153" w:author="刘西西" w:date="2024-05-13T16:15:00Z">
        <w:r>
          <w:rPr/>
          <w:fldChar w:fldCharType="separate"/>
        </w:r>
      </w:del>
      <w:del w:id="154" w:author="刘西西" w:date="2024-05-13T16:15:00Z">
        <w:r>
          <w:rPr/>
          <w:delText>7</w:delText>
        </w:r>
      </w:del>
      <w:del w:id="155" w:author="刘西西" w:date="2024-05-13T16:15:00Z">
        <w:r>
          <w:rPr/>
          <w:fldChar w:fldCharType="end"/>
        </w:r>
      </w:del>
      <w:del w:id="156" w:author="刘西西" w:date="2024-05-13T16:15:00Z">
        <w:r>
          <w:rPr>
            <w:rFonts w:ascii="微软雅黑" w:hAnsi="微软雅黑"/>
            <w:szCs w:val="21"/>
          </w:rPr>
          <w:fldChar w:fldCharType="end"/>
        </w:r>
      </w:del>
    </w:p>
    <w:p>
      <w:pPr>
        <w:pStyle w:val="21"/>
        <w:tabs>
          <w:tab w:val="right" w:leader="dot" w:pos="8306"/>
        </w:tabs>
        <w:rPr>
          <w:del w:id="157" w:author="刘西西" w:date="2024-05-13T16:15:00Z"/>
        </w:rPr>
      </w:pPr>
      <w:del w:id="158" w:author="刘西西" w:date="2024-05-13T16:15:00Z">
        <w:r>
          <w:rPr>
            <w:rFonts w:ascii="微软雅黑" w:hAnsi="微软雅黑"/>
            <w:szCs w:val="21"/>
          </w:rPr>
          <w:fldChar w:fldCharType="begin"/>
        </w:r>
      </w:del>
      <w:del w:id="159" w:author="刘西西" w:date="2024-05-13T16:15:00Z">
        <w:r>
          <w:rPr>
            <w:rFonts w:ascii="微软雅黑" w:hAnsi="微软雅黑"/>
            <w:szCs w:val="21"/>
          </w:rPr>
          <w:delInstrText xml:space="preserve"> HYPERLINK \l _Toc1895714897 </w:delInstrText>
        </w:r>
      </w:del>
      <w:del w:id="160" w:author="刘西西" w:date="2024-05-13T16:15:00Z">
        <w:r>
          <w:rPr>
            <w:rFonts w:ascii="微软雅黑" w:hAnsi="微软雅黑"/>
            <w:szCs w:val="21"/>
          </w:rPr>
          <w:fldChar w:fldCharType="separate"/>
        </w:r>
      </w:del>
      <w:del w:id="161" w:author="刘西西" w:date="2024-05-13T16:15:00Z">
        <w:r>
          <w:rPr>
            <w:rFonts w:hint="default"/>
          </w:rPr>
          <w:delText xml:space="preserve">3. </w:delText>
        </w:r>
      </w:del>
      <w:del w:id="162" w:author="刘西西" w:date="2024-05-13T16:15:00Z">
        <w:r>
          <w:rPr>
            <w:rFonts w:hint="eastAsia"/>
            <w:lang w:val="en-US" w:eastAsia="zh-CN"/>
          </w:rPr>
          <w:delText>业务</w:delText>
        </w:r>
      </w:del>
      <w:del w:id="163" w:author="刘西西" w:date="2024-05-13T16:15:00Z">
        <w:r>
          <w:rPr>
            <w:rFonts w:hint="eastAsia"/>
            <w:lang w:val="en-US" w:eastAsia="zh"/>
          </w:rPr>
          <w:delText>调研情况</w:delText>
        </w:r>
      </w:del>
      <w:del w:id="164" w:author="刘西西" w:date="2024-05-13T16:15:00Z">
        <w:r>
          <w:rPr/>
          <w:tab/>
        </w:r>
      </w:del>
      <w:del w:id="165" w:author="刘西西" w:date="2024-05-13T16:15:00Z">
        <w:r>
          <w:rPr/>
          <w:fldChar w:fldCharType="begin"/>
        </w:r>
      </w:del>
      <w:del w:id="166" w:author="刘西西" w:date="2024-05-13T16:15:00Z">
        <w:r>
          <w:rPr/>
          <w:delInstrText xml:space="preserve"> PAGEREF _Toc1895714897 \h </w:delInstrText>
        </w:r>
      </w:del>
      <w:del w:id="167" w:author="刘西西" w:date="2024-05-13T16:15:00Z">
        <w:r>
          <w:rPr/>
          <w:fldChar w:fldCharType="separate"/>
        </w:r>
      </w:del>
      <w:del w:id="168" w:author="刘西西" w:date="2024-05-13T16:15:00Z">
        <w:r>
          <w:rPr/>
          <w:delText>8</w:delText>
        </w:r>
      </w:del>
      <w:del w:id="169" w:author="刘西西" w:date="2024-05-13T16:15:00Z">
        <w:r>
          <w:rPr/>
          <w:fldChar w:fldCharType="end"/>
        </w:r>
      </w:del>
      <w:del w:id="170" w:author="刘西西" w:date="2024-05-13T16:15:00Z">
        <w:r>
          <w:rPr>
            <w:rFonts w:ascii="微软雅黑" w:hAnsi="微软雅黑"/>
            <w:szCs w:val="21"/>
          </w:rPr>
          <w:fldChar w:fldCharType="end"/>
        </w:r>
      </w:del>
    </w:p>
    <w:p>
      <w:pPr>
        <w:pStyle w:val="24"/>
        <w:tabs>
          <w:tab w:val="right" w:leader="dot" w:pos="8306"/>
        </w:tabs>
        <w:rPr>
          <w:del w:id="171" w:author="刘西西" w:date="2024-05-13T16:15:00Z"/>
        </w:rPr>
      </w:pPr>
      <w:del w:id="172" w:author="刘西西" w:date="2024-05-13T16:15:00Z">
        <w:r>
          <w:rPr>
            <w:rFonts w:ascii="微软雅黑" w:hAnsi="微软雅黑"/>
            <w:szCs w:val="21"/>
          </w:rPr>
          <w:fldChar w:fldCharType="begin"/>
        </w:r>
      </w:del>
      <w:del w:id="173" w:author="刘西西" w:date="2024-05-13T16:15:00Z">
        <w:r>
          <w:rPr>
            <w:rFonts w:ascii="微软雅黑" w:hAnsi="微软雅黑"/>
            <w:szCs w:val="21"/>
          </w:rPr>
          <w:delInstrText xml:space="preserve"> HYPERLINK \l _Toc1209446960 </w:delInstrText>
        </w:r>
      </w:del>
      <w:del w:id="174" w:author="刘西西" w:date="2024-05-13T16:15:00Z">
        <w:r>
          <w:rPr>
            <w:rFonts w:ascii="微软雅黑" w:hAnsi="微软雅黑"/>
            <w:szCs w:val="21"/>
          </w:rPr>
          <w:fldChar w:fldCharType="separate"/>
        </w:r>
      </w:del>
      <w:del w:id="175" w:author="刘西西" w:date="2024-05-13T16:15:00Z">
        <w:r>
          <w:rPr>
            <w:rFonts w:hint="eastAsia"/>
            <w:lang w:val="en-US" w:eastAsia="zh"/>
          </w:rPr>
          <w:delText>3.1基本情况</w:delText>
        </w:r>
      </w:del>
      <w:del w:id="176" w:author="刘西西" w:date="2024-05-13T16:15:00Z">
        <w:r>
          <w:rPr/>
          <w:tab/>
        </w:r>
      </w:del>
      <w:del w:id="177" w:author="刘西西" w:date="2024-05-13T16:15:00Z">
        <w:r>
          <w:rPr/>
          <w:fldChar w:fldCharType="begin"/>
        </w:r>
      </w:del>
      <w:del w:id="178" w:author="刘西西" w:date="2024-05-13T16:15:00Z">
        <w:r>
          <w:rPr/>
          <w:delInstrText xml:space="preserve"> PAGEREF _Toc1209446960 \h </w:delInstrText>
        </w:r>
      </w:del>
      <w:del w:id="179" w:author="刘西西" w:date="2024-05-13T16:15:00Z">
        <w:r>
          <w:rPr/>
          <w:fldChar w:fldCharType="separate"/>
        </w:r>
      </w:del>
      <w:del w:id="180" w:author="刘西西" w:date="2024-05-13T16:15:00Z">
        <w:r>
          <w:rPr/>
          <w:delText>8</w:delText>
        </w:r>
      </w:del>
      <w:del w:id="181" w:author="刘西西" w:date="2024-05-13T16:15:00Z">
        <w:r>
          <w:rPr/>
          <w:fldChar w:fldCharType="end"/>
        </w:r>
      </w:del>
      <w:del w:id="182" w:author="刘西西" w:date="2024-05-13T16:15:00Z">
        <w:r>
          <w:rPr>
            <w:rFonts w:ascii="微软雅黑" w:hAnsi="微软雅黑"/>
            <w:szCs w:val="21"/>
          </w:rPr>
          <w:fldChar w:fldCharType="end"/>
        </w:r>
      </w:del>
    </w:p>
    <w:p>
      <w:pPr>
        <w:pStyle w:val="24"/>
        <w:tabs>
          <w:tab w:val="right" w:leader="dot" w:pos="8306"/>
        </w:tabs>
        <w:rPr>
          <w:del w:id="183" w:author="刘西西" w:date="2024-05-13T16:15:00Z"/>
        </w:rPr>
      </w:pPr>
      <w:del w:id="184" w:author="刘西西" w:date="2024-05-13T16:15:00Z">
        <w:r>
          <w:rPr>
            <w:rFonts w:ascii="微软雅黑" w:hAnsi="微软雅黑"/>
            <w:szCs w:val="21"/>
          </w:rPr>
          <w:fldChar w:fldCharType="begin"/>
        </w:r>
      </w:del>
      <w:del w:id="185" w:author="刘西西" w:date="2024-05-13T16:15:00Z">
        <w:r>
          <w:rPr>
            <w:rFonts w:ascii="微软雅黑" w:hAnsi="微软雅黑"/>
            <w:szCs w:val="21"/>
          </w:rPr>
          <w:delInstrText xml:space="preserve"> HYPERLINK \l _Toc386026917 </w:delInstrText>
        </w:r>
      </w:del>
      <w:del w:id="186" w:author="刘西西" w:date="2024-05-13T16:15:00Z">
        <w:r>
          <w:rPr>
            <w:rFonts w:ascii="微软雅黑" w:hAnsi="微软雅黑"/>
            <w:szCs w:val="21"/>
          </w:rPr>
          <w:fldChar w:fldCharType="separate"/>
        </w:r>
      </w:del>
      <w:del w:id="187" w:author="刘西西" w:date="2024-05-13T16:15:00Z">
        <w:r>
          <w:rPr>
            <w:rFonts w:hint="eastAsia"/>
            <w:lang w:val="en-US" w:eastAsia="zh"/>
          </w:rPr>
          <w:delText>3.2信息化现状总结</w:delText>
        </w:r>
      </w:del>
      <w:del w:id="188" w:author="刘西西" w:date="2024-05-13T16:15:00Z">
        <w:r>
          <w:rPr/>
          <w:tab/>
        </w:r>
      </w:del>
      <w:del w:id="189" w:author="刘西西" w:date="2024-05-13T16:15:00Z">
        <w:r>
          <w:rPr/>
          <w:fldChar w:fldCharType="begin"/>
        </w:r>
      </w:del>
      <w:del w:id="190" w:author="刘西西" w:date="2024-05-13T16:15:00Z">
        <w:r>
          <w:rPr/>
          <w:delInstrText xml:space="preserve"> PAGEREF _Toc386026917 \h </w:delInstrText>
        </w:r>
      </w:del>
      <w:del w:id="191" w:author="刘西西" w:date="2024-05-13T16:15:00Z">
        <w:r>
          <w:rPr/>
          <w:fldChar w:fldCharType="separate"/>
        </w:r>
      </w:del>
      <w:del w:id="192" w:author="刘西西" w:date="2024-05-13T16:15:00Z">
        <w:r>
          <w:rPr/>
          <w:delText>8</w:delText>
        </w:r>
      </w:del>
      <w:del w:id="193" w:author="刘西西" w:date="2024-05-13T16:15:00Z">
        <w:r>
          <w:rPr/>
          <w:fldChar w:fldCharType="end"/>
        </w:r>
      </w:del>
      <w:del w:id="194" w:author="刘西西" w:date="2024-05-13T16:15:00Z">
        <w:r>
          <w:rPr>
            <w:rFonts w:ascii="微软雅黑" w:hAnsi="微软雅黑"/>
            <w:szCs w:val="21"/>
          </w:rPr>
          <w:fldChar w:fldCharType="end"/>
        </w:r>
      </w:del>
    </w:p>
    <w:p>
      <w:pPr>
        <w:pStyle w:val="21"/>
        <w:tabs>
          <w:tab w:val="right" w:leader="dot" w:pos="8306"/>
        </w:tabs>
        <w:rPr>
          <w:del w:id="195" w:author="刘西西" w:date="2024-05-13T16:15:00Z"/>
        </w:rPr>
      </w:pPr>
      <w:del w:id="196" w:author="刘西西" w:date="2024-05-13T16:15:00Z">
        <w:r>
          <w:rPr>
            <w:rFonts w:ascii="微软雅黑" w:hAnsi="微软雅黑"/>
            <w:szCs w:val="21"/>
          </w:rPr>
          <w:fldChar w:fldCharType="begin"/>
        </w:r>
      </w:del>
      <w:del w:id="197" w:author="刘西西" w:date="2024-05-13T16:15:00Z">
        <w:r>
          <w:rPr>
            <w:rFonts w:ascii="微软雅黑" w:hAnsi="微软雅黑"/>
            <w:szCs w:val="21"/>
          </w:rPr>
          <w:delInstrText xml:space="preserve"> HYPERLINK \l _Toc1072397398 </w:delInstrText>
        </w:r>
      </w:del>
      <w:del w:id="198" w:author="刘西西" w:date="2024-05-13T16:15:00Z">
        <w:r>
          <w:rPr>
            <w:rFonts w:ascii="微软雅黑" w:hAnsi="微软雅黑"/>
            <w:szCs w:val="21"/>
          </w:rPr>
          <w:fldChar w:fldCharType="separate"/>
        </w:r>
      </w:del>
      <w:del w:id="199" w:author="刘西西" w:date="2024-05-13T16:15:00Z">
        <w:r>
          <w:rPr>
            <w:rFonts w:hint="default"/>
          </w:rPr>
          <w:delText xml:space="preserve">4. </w:delText>
        </w:r>
      </w:del>
      <w:del w:id="200" w:author="刘西西" w:date="2024-05-13T16:15:00Z">
        <w:r>
          <w:rPr>
            <w:rFonts w:hint="eastAsia"/>
            <w:lang w:eastAsia="zh"/>
          </w:rPr>
          <w:delText>财务升级改造方案</w:delText>
        </w:r>
      </w:del>
      <w:del w:id="201" w:author="刘西西" w:date="2024-05-13T16:15:00Z">
        <w:r>
          <w:rPr/>
          <w:tab/>
        </w:r>
      </w:del>
      <w:del w:id="202" w:author="刘西西" w:date="2024-05-13T16:15:00Z">
        <w:r>
          <w:rPr/>
          <w:fldChar w:fldCharType="begin"/>
        </w:r>
      </w:del>
      <w:del w:id="203" w:author="刘西西" w:date="2024-05-13T16:15:00Z">
        <w:r>
          <w:rPr/>
          <w:delInstrText xml:space="preserve"> PAGEREF _Toc1072397398 \h </w:delInstrText>
        </w:r>
      </w:del>
      <w:del w:id="204" w:author="刘西西" w:date="2024-05-13T16:15:00Z">
        <w:r>
          <w:rPr/>
          <w:fldChar w:fldCharType="separate"/>
        </w:r>
      </w:del>
      <w:del w:id="205" w:author="刘西西" w:date="2024-05-13T16:15:00Z">
        <w:r>
          <w:rPr/>
          <w:delText>8</w:delText>
        </w:r>
      </w:del>
      <w:del w:id="206" w:author="刘西西" w:date="2024-05-13T16:15:00Z">
        <w:r>
          <w:rPr/>
          <w:fldChar w:fldCharType="end"/>
        </w:r>
      </w:del>
      <w:del w:id="207" w:author="刘西西" w:date="2024-05-13T16:15:00Z">
        <w:r>
          <w:rPr>
            <w:rFonts w:ascii="微软雅黑" w:hAnsi="微软雅黑"/>
            <w:szCs w:val="21"/>
          </w:rPr>
          <w:fldChar w:fldCharType="end"/>
        </w:r>
      </w:del>
    </w:p>
    <w:p>
      <w:pPr>
        <w:pStyle w:val="24"/>
        <w:tabs>
          <w:tab w:val="right" w:leader="dot" w:pos="8306"/>
        </w:tabs>
        <w:rPr>
          <w:del w:id="208" w:author="刘西西" w:date="2024-05-13T16:15:00Z"/>
        </w:rPr>
      </w:pPr>
      <w:del w:id="209" w:author="刘西西" w:date="2024-05-13T16:15:00Z">
        <w:r>
          <w:rPr>
            <w:rFonts w:ascii="微软雅黑" w:hAnsi="微软雅黑"/>
            <w:szCs w:val="21"/>
          </w:rPr>
          <w:fldChar w:fldCharType="begin"/>
        </w:r>
      </w:del>
      <w:del w:id="210" w:author="刘西西" w:date="2024-05-13T16:15:00Z">
        <w:r>
          <w:rPr>
            <w:rFonts w:ascii="微软雅黑" w:hAnsi="微软雅黑"/>
            <w:szCs w:val="21"/>
          </w:rPr>
          <w:delInstrText xml:space="preserve"> HYPERLINK \l _Toc1944947373 </w:delInstrText>
        </w:r>
      </w:del>
      <w:del w:id="211" w:author="刘西西" w:date="2024-05-13T16:15:00Z">
        <w:r>
          <w:rPr>
            <w:rFonts w:ascii="微软雅黑" w:hAnsi="微软雅黑"/>
            <w:szCs w:val="21"/>
          </w:rPr>
          <w:fldChar w:fldCharType="separate"/>
        </w:r>
      </w:del>
      <w:del w:id="212" w:author="刘西西" w:date="2024-05-13T16:15:00Z">
        <w:r>
          <w:rPr>
            <w:rFonts w:hint="eastAsia"/>
            <w:lang w:val="en-US" w:eastAsia="zh"/>
          </w:rPr>
          <w:delText>4.1</w:delText>
        </w:r>
      </w:del>
      <w:del w:id="213" w:author="刘西西" w:date="2024-05-13T16:15:00Z">
        <w:r>
          <w:rPr>
            <w:rFonts w:hint="default"/>
            <w:lang w:val="en-US" w:eastAsia="zh-CN"/>
          </w:rPr>
          <w:delText>NC65</w:delText>
        </w:r>
      </w:del>
      <w:del w:id="214" w:author="刘西西" w:date="2024-05-13T16:15:00Z">
        <w:r>
          <w:rPr>
            <w:rFonts w:hint="eastAsia"/>
            <w:lang w:val="en-US" w:eastAsia="zh-CN"/>
          </w:rPr>
          <w:delText>凭证制单界面</w:delText>
        </w:r>
      </w:del>
      <w:del w:id="215" w:author="刘西西" w:date="2024-05-13T16:15:00Z">
        <w:r>
          <w:rPr>
            <w:rFonts w:hint="eastAsia"/>
            <w:lang w:val="en-US" w:eastAsia="zh"/>
          </w:rPr>
          <w:delText>改造</w:delText>
        </w:r>
      </w:del>
      <w:del w:id="216" w:author="刘西西" w:date="2024-05-13T16:15:00Z">
        <w:r>
          <w:rPr/>
          <w:tab/>
        </w:r>
      </w:del>
      <w:del w:id="217" w:author="刘西西" w:date="2024-05-13T16:15:00Z">
        <w:r>
          <w:rPr/>
          <w:fldChar w:fldCharType="begin"/>
        </w:r>
      </w:del>
      <w:del w:id="218" w:author="刘西西" w:date="2024-05-13T16:15:00Z">
        <w:r>
          <w:rPr/>
          <w:delInstrText xml:space="preserve"> PAGEREF _Toc1944947373 \h </w:delInstrText>
        </w:r>
      </w:del>
      <w:del w:id="219" w:author="刘西西" w:date="2024-05-13T16:15:00Z">
        <w:r>
          <w:rPr/>
          <w:fldChar w:fldCharType="separate"/>
        </w:r>
      </w:del>
      <w:del w:id="220" w:author="刘西西" w:date="2024-05-13T16:15:00Z">
        <w:r>
          <w:rPr/>
          <w:delText>8</w:delText>
        </w:r>
      </w:del>
      <w:del w:id="221" w:author="刘西西" w:date="2024-05-13T16:15:00Z">
        <w:r>
          <w:rPr/>
          <w:fldChar w:fldCharType="end"/>
        </w:r>
      </w:del>
      <w:del w:id="222" w:author="刘西西" w:date="2024-05-13T16:15:00Z">
        <w:r>
          <w:rPr>
            <w:rFonts w:ascii="微软雅黑" w:hAnsi="微软雅黑"/>
            <w:szCs w:val="21"/>
          </w:rPr>
          <w:fldChar w:fldCharType="end"/>
        </w:r>
      </w:del>
    </w:p>
    <w:p>
      <w:pPr>
        <w:pStyle w:val="16"/>
        <w:tabs>
          <w:tab w:val="right" w:leader="dot" w:pos="8306"/>
          <w:tab w:val="clear" w:pos="8296"/>
        </w:tabs>
        <w:rPr>
          <w:del w:id="223" w:author="刘西西" w:date="2024-05-13T16:15:00Z"/>
        </w:rPr>
      </w:pPr>
      <w:del w:id="224" w:author="刘西西" w:date="2024-05-13T16:15:00Z">
        <w:r>
          <w:rPr>
            <w:rFonts w:ascii="微软雅黑" w:hAnsi="微软雅黑"/>
            <w:szCs w:val="21"/>
          </w:rPr>
          <w:fldChar w:fldCharType="begin"/>
        </w:r>
      </w:del>
      <w:del w:id="225" w:author="刘西西" w:date="2024-05-13T16:15:00Z">
        <w:r>
          <w:rPr>
            <w:rFonts w:ascii="微软雅黑" w:hAnsi="微软雅黑"/>
            <w:szCs w:val="21"/>
          </w:rPr>
          <w:delInstrText xml:space="preserve"> HYPERLINK \l _Toc344895118 </w:delInstrText>
        </w:r>
      </w:del>
      <w:del w:id="226" w:author="刘西西" w:date="2024-05-13T16:15:00Z">
        <w:r>
          <w:rPr>
            <w:rFonts w:ascii="微软雅黑" w:hAnsi="微软雅黑"/>
            <w:szCs w:val="21"/>
          </w:rPr>
          <w:fldChar w:fldCharType="separate"/>
        </w:r>
      </w:del>
      <w:del w:id="227" w:author="刘西西" w:date="2024-05-13T16:15:00Z">
        <w:r>
          <w:rPr>
            <w:rFonts w:hint="eastAsia"/>
            <w:lang w:eastAsia="zh"/>
          </w:rPr>
          <w:delText>4.1.1</w:delText>
        </w:r>
      </w:del>
      <w:del w:id="228" w:author="刘西西" w:date="2024-05-13T16:15:00Z">
        <w:r>
          <w:rPr>
            <w:rFonts w:hint="eastAsia"/>
          </w:rPr>
          <w:delText>现状描述</w:delText>
        </w:r>
      </w:del>
      <w:del w:id="229" w:author="刘西西" w:date="2024-05-13T16:15:00Z">
        <w:r>
          <w:rPr/>
          <w:tab/>
        </w:r>
      </w:del>
      <w:del w:id="230" w:author="刘西西" w:date="2024-05-13T16:15:00Z">
        <w:r>
          <w:rPr/>
          <w:fldChar w:fldCharType="begin"/>
        </w:r>
      </w:del>
      <w:del w:id="231" w:author="刘西西" w:date="2024-05-13T16:15:00Z">
        <w:r>
          <w:rPr/>
          <w:delInstrText xml:space="preserve"> PAGEREF _Toc344895118 \h </w:delInstrText>
        </w:r>
      </w:del>
      <w:del w:id="232" w:author="刘西西" w:date="2024-05-13T16:15:00Z">
        <w:r>
          <w:rPr/>
          <w:fldChar w:fldCharType="separate"/>
        </w:r>
      </w:del>
      <w:del w:id="233" w:author="刘西西" w:date="2024-05-13T16:15:00Z">
        <w:r>
          <w:rPr/>
          <w:delText>8</w:delText>
        </w:r>
      </w:del>
      <w:del w:id="234" w:author="刘西西" w:date="2024-05-13T16:15:00Z">
        <w:r>
          <w:rPr/>
          <w:fldChar w:fldCharType="end"/>
        </w:r>
      </w:del>
      <w:del w:id="235" w:author="刘西西" w:date="2024-05-13T16:15:00Z">
        <w:r>
          <w:rPr>
            <w:rFonts w:ascii="微软雅黑" w:hAnsi="微软雅黑"/>
            <w:szCs w:val="21"/>
          </w:rPr>
          <w:fldChar w:fldCharType="end"/>
        </w:r>
      </w:del>
    </w:p>
    <w:p>
      <w:pPr>
        <w:pStyle w:val="16"/>
        <w:tabs>
          <w:tab w:val="right" w:leader="dot" w:pos="8306"/>
          <w:tab w:val="clear" w:pos="8296"/>
        </w:tabs>
        <w:rPr>
          <w:del w:id="236" w:author="刘西西" w:date="2024-05-13T16:15:00Z"/>
        </w:rPr>
      </w:pPr>
      <w:del w:id="237" w:author="刘西西" w:date="2024-05-13T16:15:00Z">
        <w:r>
          <w:rPr>
            <w:rFonts w:ascii="微软雅黑" w:hAnsi="微软雅黑"/>
            <w:szCs w:val="21"/>
          </w:rPr>
          <w:fldChar w:fldCharType="begin"/>
        </w:r>
      </w:del>
      <w:del w:id="238" w:author="刘西西" w:date="2024-05-13T16:15:00Z">
        <w:r>
          <w:rPr>
            <w:rFonts w:ascii="微软雅黑" w:hAnsi="微软雅黑"/>
            <w:szCs w:val="21"/>
          </w:rPr>
          <w:delInstrText xml:space="preserve"> HYPERLINK \l _Toc641991659 </w:delInstrText>
        </w:r>
      </w:del>
      <w:del w:id="239" w:author="刘西西" w:date="2024-05-13T16:15:00Z">
        <w:r>
          <w:rPr>
            <w:rFonts w:ascii="微软雅黑" w:hAnsi="微软雅黑"/>
            <w:szCs w:val="21"/>
          </w:rPr>
          <w:fldChar w:fldCharType="separate"/>
        </w:r>
      </w:del>
      <w:del w:id="240" w:author="刘西西" w:date="2024-05-13T16:15:00Z">
        <w:r>
          <w:rPr>
            <w:rFonts w:hint="eastAsia"/>
            <w:lang w:eastAsia="zh"/>
          </w:rPr>
          <w:delText>4.1.2</w:delText>
        </w:r>
      </w:del>
      <w:del w:id="241" w:author="刘西西" w:date="2024-05-13T16:15:00Z">
        <w:r>
          <w:rPr>
            <w:rFonts w:hint="eastAsia"/>
            <w:lang w:val="en-US" w:eastAsia="zh-CN"/>
          </w:rPr>
          <w:delText>业务需求</w:delText>
        </w:r>
      </w:del>
      <w:del w:id="242" w:author="刘西西" w:date="2024-05-13T16:15:00Z">
        <w:r>
          <w:rPr/>
          <w:tab/>
        </w:r>
      </w:del>
      <w:del w:id="243" w:author="刘西西" w:date="2024-05-13T16:15:00Z">
        <w:r>
          <w:rPr/>
          <w:fldChar w:fldCharType="begin"/>
        </w:r>
      </w:del>
      <w:del w:id="244" w:author="刘西西" w:date="2024-05-13T16:15:00Z">
        <w:r>
          <w:rPr/>
          <w:delInstrText xml:space="preserve"> PAGEREF _Toc641991659 \h </w:delInstrText>
        </w:r>
      </w:del>
      <w:del w:id="245" w:author="刘西西" w:date="2024-05-13T16:15:00Z">
        <w:r>
          <w:rPr/>
          <w:fldChar w:fldCharType="separate"/>
        </w:r>
      </w:del>
      <w:del w:id="246" w:author="刘西西" w:date="2024-05-13T16:15:00Z">
        <w:r>
          <w:rPr/>
          <w:delText>9</w:delText>
        </w:r>
      </w:del>
      <w:del w:id="247" w:author="刘西西" w:date="2024-05-13T16:15:00Z">
        <w:r>
          <w:rPr/>
          <w:fldChar w:fldCharType="end"/>
        </w:r>
      </w:del>
      <w:del w:id="248" w:author="刘西西" w:date="2024-05-13T16:15:00Z">
        <w:r>
          <w:rPr>
            <w:rFonts w:ascii="微软雅黑" w:hAnsi="微软雅黑"/>
            <w:szCs w:val="21"/>
          </w:rPr>
          <w:fldChar w:fldCharType="end"/>
        </w:r>
      </w:del>
    </w:p>
    <w:p>
      <w:pPr>
        <w:pStyle w:val="16"/>
        <w:tabs>
          <w:tab w:val="right" w:leader="dot" w:pos="8306"/>
          <w:tab w:val="clear" w:pos="8296"/>
        </w:tabs>
        <w:rPr>
          <w:del w:id="249" w:author="刘西西" w:date="2024-05-13T16:15:00Z"/>
        </w:rPr>
      </w:pPr>
      <w:del w:id="250" w:author="刘西西" w:date="2024-05-13T16:15:00Z">
        <w:r>
          <w:rPr>
            <w:rFonts w:ascii="微软雅黑" w:hAnsi="微软雅黑"/>
            <w:szCs w:val="21"/>
          </w:rPr>
          <w:fldChar w:fldCharType="begin"/>
        </w:r>
      </w:del>
      <w:del w:id="251" w:author="刘西西" w:date="2024-05-13T16:15:00Z">
        <w:r>
          <w:rPr>
            <w:rFonts w:ascii="微软雅黑" w:hAnsi="微软雅黑"/>
            <w:szCs w:val="21"/>
          </w:rPr>
          <w:delInstrText xml:space="preserve"> HYPERLINK \l _Toc547572580 </w:delInstrText>
        </w:r>
      </w:del>
      <w:del w:id="252" w:author="刘西西" w:date="2024-05-13T16:15:00Z">
        <w:r>
          <w:rPr>
            <w:rFonts w:ascii="微软雅黑" w:hAnsi="微软雅黑"/>
            <w:szCs w:val="21"/>
          </w:rPr>
          <w:fldChar w:fldCharType="separate"/>
        </w:r>
      </w:del>
      <w:del w:id="253" w:author="刘西西" w:date="2024-05-13T16:15:00Z">
        <w:r>
          <w:rPr>
            <w:rFonts w:hint="default" w:ascii="Arial" w:hAnsi="Arial" w:eastAsia="宋体" w:cs="Arial"/>
            <w:bCs/>
            <w:kern w:val="2"/>
            <w:szCs w:val="28"/>
            <w:lang w:val="en-US" w:eastAsia="zh-CN" w:bidi="ar"/>
          </w:rPr>
          <w:delText>4.</w:delText>
        </w:r>
      </w:del>
      <w:del w:id="254" w:author="刘西西" w:date="2024-05-13T16:15:00Z">
        <w:r>
          <w:rPr>
            <w:rFonts w:hint="eastAsia" w:ascii="Arial" w:hAnsi="Arial" w:eastAsia="宋体" w:cs="Arial"/>
            <w:bCs/>
            <w:kern w:val="2"/>
            <w:szCs w:val="28"/>
            <w:lang w:val="en-US" w:eastAsia="zh" w:bidi="ar"/>
          </w:rPr>
          <w:delText>1.3</w:delText>
        </w:r>
      </w:del>
      <w:del w:id="255" w:author="刘西西" w:date="2024-05-13T16:15:00Z">
        <w:r>
          <w:rPr>
            <w:rFonts w:hint="eastAsia" w:ascii="Arial" w:hAnsi="Arial" w:eastAsia="宋体" w:cs="Arial"/>
            <w:bCs/>
            <w:kern w:val="2"/>
            <w:szCs w:val="28"/>
            <w:lang w:val="en-US" w:eastAsia="zh-CN" w:bidi="ar"/>
          </w:rPr>
          <w:delText>NC65制单界面改造</w:delText>
        </w:r>
      </w:del>
      <w:del w:id="256" w:author="刘西西" w:date="2024-05-13T16:15:00Z">
        <w:r>
          <w:rPr/>
          <w:tab/>
        </w:r>
      </w:del>
      <w:del w:id="257" w:author="刘西西" w:date="2024-05-13T16:15:00Z">
        <w:r>
          <w:rPr/>
          <w:fldChar w:fldCharType="begin"/>
        </w:r>
      </w:del>
      <w:del w:id="258" w:author="刘西西" w:date="2024-05-13T16:15:00Z">
        <w:r>
          <w:rPr/>
          <w:delInstrText xml:space="preserve"> PAGEREF _Toc547572580 \h </w:delInstrText>
        </w:r>
      </w:del>
      <w:del w:id="259" w:author="刘西西" w:date="2024-05-13T16:15:00Z">
        <w:r>
          <w:rPr/>
          <w:fldChar w:fldCharType="separate"/>
        </w:r>
      </w:del>
      <w:del w:id="260" w:author="刘西西" w:date="2024-05-13T16:15:00Z">
        <w:r>
          <w:rPr/>
          <w:delText>9</w:delText>
        </w:r>
      </w:del>
      <w:del w:id="261" w:author="刘西西" w:date="2024-05-13T16:15:00Z">
        <w:r>
          <w:rPr/>
          <w:fldChar w:fldCharType="end"/>
        </w:r>
      </w:del>
      <w:del w:id="262" w:author="刘西西" w:date="2024-05-13T16:15:00Z">
        <w:r>
          <w:rPr>
            <w:rFonts w:ascii="微软雅黑" w:hAnsi="微软雅黑"/>
            <w:szCs w:val="21"/>
          </w:rPr>
          <w:fldChar w:fldCharType="end"/>
        </w:r>
      </w:del>
    </w:p>
    <w:p>
      <w:pPr>
        <w:pStyle w:val="24"/>
        <w:tabs>
          <w:tab w:val="right" w:leader="dot" w:pos="8306"/>
        </w:tabs>
        <w:rPr>
          <w:del w:id="263" w:author="刘西西" w:date="2024-05-13T16:15:00Z"/>
        </w:rPr>
      </w:pPr>
      <w:del w:id="264" w:author="刘西西" w:date="2024-05-13T16:15:00Z">
        <w:r>
          <w:rPr>
            <w:rFonts w:ascii="微软雅黑" w:hAnsi="微软雅黑"/>
            <w:szCs w:val="21"/>
          </w:rPr>
          <w:fldChar w:fldCharType="begin"/>
        </w:r>
      </w:del>
      <w:del w:id="265" w:author="刘西西" w:date="2024-05-13T16:15:00Z">
        <w:r>
          <w:rPr>
            <w:rFonts w:ascii="微软雅黑" w:hAnsi="微软雅黑"/>
            <w:szCs w:val="21"/>
          </w:rPr>
          <w:delInstrText xml:space="preserve"> HYPERLINK \l _Toc1614992647 </w:delInstrText>
        </w:r>
      </w:del>
      <w:del w:id="266" w:author="刘西西" w:date="2024-05-13T16:15:00Z">
        <w:r>
          <w:rPr>
            <w:rFonts w:ascii="微软雅黑" w:hAnsi="微软雅黑"/>
            <w:szCs w:val="21"/>
          </w:rPr>
          <w:fldChar w:fldCharType="separate"/>
        </w:r>
      </w:del>
      <w:del w:id="267" w:author="刘西西" w:date="2024-05-13T16:15:00Z">
        <w:r>
          <w:rPr>
            <w:rFonts w:hint="eastAsia"/>
            <w:lang w:val="en-US" w:eastAsia="zh"/>
          </w:rPr>
          <w:delText>4.</w:delText>
        </w:r>
      </w:del>
      <w:del w:id="268" w:author="刘西西" w:date="2024-05-13T16:15:00Z">
        <w:r>
          <w:rPr>
            <w:rFonts w:hint="eastAsia"/>
            <w:lang w:val="en-US" w:eastAsia="zh-CN"/>
          </w:rPr>
          <w:delText>2进项发票台账管理（新增节点）</w:delText>
        </w:r>
      </w:del>
      <w:del w:id="269" w:author="刘西西" w:date="2024-05-13T16:15:00Z">
        <w:r>
          <w:rPr/>
          <w:tab/>
        </w:r>
      </w:del>
      <w:del w:id="270" w:author="刘西西" w:date="2024-05-13T16:15:00Z">
        <w:r>
          <w:rPr/>
          <w:fldChar w:fldCharType="begin"/>
        </w:r>
      </w:del>
      <w:del w:id="271" w:author="刘西西" w:date="2024-05-13T16:15:00Z">
        <w:r>
          <w:rPr/>
          <w:delInstrText xml:space="preserve"> PAGEREF _Toc1614992647 \h </w:delInstrText>
        </w:r>
      </w:del>
      <w:del w:id="272" w:author="刘西西" w:date="2024-05-13T16:15:00Z">
        <w:r>
          <w:rPr/>
          <w:fldChar w:fldCharType="separate"/>
        </w:r>
      </w:del>
      <w:del w:id="273" w:author="刘西西" w:date="2024-05-13T16:15:00Z">
        <w:r>
          <w:rPr/>
          <w:delText>14</w:delText>
        </w:r>
      </w:del>
      <w:del w:id="274" w:author="刘西西" w:date="2024-05-13T16:15:00Z">
        <w:r>
          <w:rPr/>
          <w:fldChar w:fldCharType="end"/>
        </w:r>
      </w:del>
      <w:del w:id="275" w:author="刘西西" w:date="2024-05-13T16:15:00Z">
        <w:r>
          <w:rPr>
            <w:rFonts w:ascii="微软雅黑" w:hAnsi="微软雅黑"/>
            <w:szCs w:val="21"/>
          </w:rPr>
          <w:fldChar w:fldCharType="end"/>
        </w:r>
      </w:del>
    </w:p>
    <w:p>
      <w:pPr>
        <w:pStyle w:val="16"/>
        <w:tabs>
          <w:tab w:val="right" w:leader="dot" w:pos="8306"/>
          <w:tab w:val="clear" w:pos="8296"/>
        </w:tabs>
        <w:rPr>
          <w:del w:id="276" w:author="刘西西" w:date="2024-05-13T16:15:00Z"/>
        </w:rPr>
      </w:pPr>
      <w:del w:id="277" w:author="刘西西" w:date="2024-05-13T16:15:00Z">
        <w:r>
          <w:rPr>
            <w:rFonts w:ascii="微软雅黑" w:hAnsi="微软雅黑"/>
            <w:szCs w:val="21"/>
          </w:rPr>
          <w:fldChar w:fldCharType="begin"/>
        </w:r>
      </w:del>
      <w:del w:id="278" w:author="刘西西" w:date="2024-05-13T16:15:00Z">
        <w:r>
          <w:rPr>
            <w:rFonts w:ascii="微软雅黑" w:hAnsi="微软雅黑"/>
            <w:szCs w:val="21"/>
          </w:rPr>
          <w:delInstrText xml:space="preserve"> HYPERLINK \l _Toc70216764 </w:delInstrText>
        </w:r>
      </w:del>
      <w:del w:id="279" w:author="刘西西" w:date="2024-05-13T16:15:00Z">
        <w:r>
          <w:rPr>
            <w:rFonts w:ascii="微软雅黑" w:hAnsi="微软雅黑"/>
            <w:szCs w:val="21"/>
          </w:rPr>
          <w:fldChar w:fldCharType="separate"/>
        </w:r>
      </w:del>
      <w:del w:id="280" w:author="刘西西" w:date="2024-05-13T16:15:00Z">
        <w:r>
          <w:rPr>
            <w:rFonts w:hint="eastAsia"/>
            <w:lang w:eastAsia="zh"/>
          </w:rPr>
          <w:delText>4.1.1</w:delText>
        </w:r>
      </w:del>
      <w:del w:id="281" w:author="刘西西" w:date="2024-05-13T16:15:00Z">
        <w:r>
          <w:rPr>
            <w:rFonts w:hint="eastAsia"/>
          </w:rPr>
          <w:delText>现状描述</w:delText>
        </w:r>
      </w:del>
      <w:del w:id="282" w:author="刘西西" w:date="2024-05-13T16:15:00Z">
        <w:r>
          <w:rPr/>
          <w:tab/>
        </w:r>
      </w:del>
      <w:del w:id="283" w:author="刘西西" w:date="2024-05-13T16:15:00Z">
        <w:r>
          <w:rPr/>
          <w:fldChar w:fldCharType="begin"/>
        </w:r>
      </w:del>
      <w:del w:id="284" w:author="刘西西" w:date="2024-05-13T16:15:00Z">
        <w:r>
          <w:rPr/>
          <w:delInstrText xml:space="preserve"> PAGEREF _Toc70216764 \h </w:delInstrText>
        </w:r>
      </w:del>
      <w:del w:id="285" w:author="刘西西" w:date="2024-05-13T16:15:00Z">
        <w:r>
          <w:rPr/>
          <w:fldChar w:fldCharType="separate"/>
        </w:r>
      </w:del>
      <w:del w:id="286" w:author="刘西西" w:date="2024-05-13T16:15:00Z">
        <w:r>
          <w:rPr/>
          <w:delText>14</w:delText>
        </w:r>
      </w:del>
      <w:del w:id="287" w:author="刘西西" w:date="2024-05-13T16:15:00Z">
        <w:r>
          <w:rPr/>
          <w:fldChar w:fldCharType="end"/>
        </w:r>
      </w:del>
      <w:del w:id="288" w:author="刘西西" w:date="2024-05-13T16:15:00Z">
        <w:r>
          <w:rPr>
            <w:rFonts w:ascii="微软雅黑" w:hAnsi="微软雅黑"/>
            <w:szCs w:val="21"/>
          </w:rPr>
          <w:fldChar w:fldCharType="end"/>
        </w:r>
      </w:del>
    </w:p>
    <w:p>
      <w:pPr>
        <w:pStyle w:val="16"/>
        <w:tabs>
          <w:tab w:val="right" w:leader="dot" w:pos="8306"/>
          <w:tab w:val="clear" w:pos="8296"/>
        </w:tabs>
        <w:rPr>
          <w:del w:id="289" w:author="刘西西" w:date="2024-05-13T16:15:00Z"/>
        </w:rPr>
      </w:pPr>
      <w:del w:id="290" w:author="刘西西" w:date="2024-05-13T16:15:00Z">
        <w:r>
          <w:rPr>
            <w:rFonts w:ascii="微软雅黑" w:hAnsi="微软雅黑"/>
            <w:szCs w:val="21"/>
          </w:rPr>
          <w:fldChar w:fldCharType="begin"/>
        </w:r>
      </w:del>
      <w:del w:id="291" w:author="刘西西" w:date="2024-05-13T16:15:00Z">
        <w:r>
          <w:rPr>
            <w:rFonts w:ascii="微软雅黑" w:hAnsi="微软雅黑"/>
            <w:szCs w:val="21"/>
          </w:rPr>
          <w:delInstrText xml:space="preserve"> HYPERLINK \l _Toc115429953 </w:delInstrText>
        </w:r>
      </w:del>
      <w:del w:id="292" w:author="刘西西" w:date="2024-05-13T16:15:00Z">
        <w:r>
          <w:rPr>
            <w:rFonts w:ascii="微软雅黑" w:hAnsi="微软雅黑"/>
            <w:szCs w:val="21"/>
          </w:rPr>
          <w:fldChar w:fldCharType="separate"/>
        </w:r>
      </w:del>
      <w:del w:id="293" w:author="刘西西" w:date="2024-05-13T16:15:00Z">
        <w:r>
          <w:rPr>
            <w:rFonts w:hint="eastAsia"/>
            <w:lang w:eastAsia="zh"/>
          </w:rPr>
          <w:delText>4.1.2</w:delText>
        </w:r>
      </w:del>
      <w:del w:id="294" w:author="刘西西" w:date="2024-05-13T16:15:00Z">
        <w:r>
          <w:rPr>
            <w:rFonts w:hint="eastAsia"/>
            <w:lang w:val="en-US" w:eastAsia="zh-CN"/>
          </w:rPr>
          <w:delText>业务需求</w:delText>
        </w:r>
      </w:del>
      <w:del w:id="295" w:author="刘西西" w:date="2024-05-13T16:15:00Z">
        <w:r>
          <w:rPr/>
          <w:tab/>
        </w:r>
      </w:del>
      <w:del w:id="296" w:author="刘西西" w:date="2024-05-13T16:15:00Z">
        <w:r>
          <w:rPr/>
          <w:fldChar w:fldCharType="begin"/>
        </w:r>
      </w:del>
      <w:del w:id="297" w:author="刘西西" w:date="2024-05-13T16:15:00Z">
        <w:r>
          <w:rPr/>
          <w:delInstrText xml:space="preserve"> PAGEREF _Toc115429953 \h </w:delInstrText>
        </w:r>
      </w:del>
      <w:del w:id="298" w:author="刘西西" w:date="2024-05-13T16:15:00Z">
        <w:r>
          <w:rPr/>
          <w:fldChar w:fldCharType="separate"/>
        </w:r>
      </w:del>
      <w:del w:id="299" w:author="刘西西" w:date="2024-05-13T16:15:00Z">
        <w:r>
          <w:rPr/>
          <w:delText>14</w:delText>
        </w:r>
      </w:del>
      <w:del w:id="300" w:author="刘西西" w:date="2024-05-13T16:15:00Z">
        <w:r>
          <w:rPr/>
          <w:fldChar w:fldCharType="end"/>
        </w:r>
      </w:del>
      <w:del w:id="301" w:author="刘西西" w:date="2024-05-13T16:15:00Z">
        <w:r>
          <w:rPr>
            <w:rFonts w:ascii="微软雅黑" w:hAnsi="微软雅黑"/>
            <w:szCs w:val="21"/>
          </w:rPr>
          <w:fldChar w:fldCharType="end"/>
        </w:r>
      </w:del>
    </w:p>
    <w:p>
      <w:pPr>
        <w:pStyle w:val="16"/>
        <w:tabs>
          <w:tab w:val="right" w:leader="dot" w:pos="8306"/>
          <w:tab w:val="clear" w:pos="8296"/>
        </w:tabs>
        <w:rPr>
          <w:del w:id="302" w:author="刘西西" w:date="2024-05-13T16:15:00Z"/>
        </w:rPr>
      </w:pPr>
      <w:del w:id="303" w:author="刘西西" w:date="2024-05-13T16:15:00Z">
        <w:r>
          <w:rPr>
            <w:rFonts w:ascii="微软雅黑" w:hAnsi="微软雅黑"/>
            <w:szCs w:val="21"/>
          </w:rPr>
          <w:fldChar w:fldCharType="begin"/>
        </w:r>
      </w:del>
      <w:del w:id="304" w:author="刘西西" w:date="2024-05-13T16:15:00Z">
        <w:r>
          <w:rPr>
            <w:rFonts w:ascii="微软雅黑" w:hAnsi="微软雅黑"/>
            <w:szCs w:val="21"/>
          </w:rPr>
          <w:delInstrText xml:space="preserve"> HYPERLINK \l _Toc1512050750 </w:delInstrText>
        </w:r>
      </w:del>
      <w:del w:id="305" w:author="刘西西" w:date="2024-05-13T16:15:00Z">
        <w:r>
          <w:rPr>
            <w:rFonts w:ascii="微软雅黑" w:hAnsi="微软雅黑"/>
            <w:szCs w:val="21"/>
          </w:rPr>
          <w:fldChar w:fldCharType="separate"/>
        </w:r>
      </w:del>
      <w:del w:id="306" w:author="刘西西" w:date="2024-05-13T16:15:00Z">
        <w:r>
          <w:rPr>
            <w:rFonts w:hint="default" w:ascii="Arial" w:hAnsi="Arial" w:eastAsia="宋体" w:cs="Arial"/>
            <w:bCs/>
            <w:kern w:val="2"/>
            <w:szCs w:val="28"/>
            <w:lang w:val="en-US" w:eastAsia="zh-CN" w:bidi="ar"/>
          </w:rPr>
          <w:delText>4.</w:delText>
        </w:r>
      </w:del>
      <w:del w:id="307" w:author="刘西西" w:date="2024-05-13T16:15:00Z">
        <w:r>
          <w:rPr>
            <w:rFonts w:hint="eastAsia" w:ascii="Arial" w:hAnsi="Arial" w:eastAsia="宋体" w:cs="Arial"/>
            <w:bCs/>
            <w:kern w:val="2"/>
            <w:szCs w:val="28"/>
            <w:lang w:val="en-US" w:eastAsia="zh" w:bidi="ar"/>
          </w:rPr>
          <w:delText>1.3</w:delText>
        </w:r>
      </w:del>
      <w:del w:id="308" w:author="刘西西" w:date="2024-05-13T16:15:00Z">
        <w:r>
          <w:rPr>
            <w:rFonts w:hint="eastAsia" w:ascii="Arial" w:hAnsi="Arial" w:eastAsia="宋体" w:cs="Arial"/>
            <w:bCs/>
            <w:kern w:val="2"/>
            <w:szCs w:val="28"/>
            <w:lang w:val="en-US" w:eastAsia="zh-CN" w:bidi="ar"/>
          </w:rPr>
          <w:delText>进项发票管理</w:delText>
        </w:r>
      </w:del>
      <w:del w:id="309" w:author="刘西西" w:date="2024-05-13T16:15:00Z">
        <w:r>
          <w:rPr/>
          <w:tab/>
        </w:r>
      </w:del>
      <w:del w:id="310" w:author="刘西西" w:date="2024-05-13T16:15:00Z">
        <w:r>
          <w:rPr/>
          <w:fldChar w:fldCharType="begin"/>
        </w:r>
      </w:del>
      <w:del w:id="311" w:author="刘西西" w:date="2024-05-13T16:15:00Z">
        <w:r>
          <w:rPr/>
          <w:delInstrText xml:space="preserve"> PAGEREF _Toc1512050750 \h </w:delInstrText>
        </w:r>
      </w:del>
      <w:del w:id="312" w:author="刘西西" w:date="2024-05-13T16:15:00Z">
        <w:r>
          <w:rPr/>
          <w:fldChar w:fldCharType="separate"/>
        </w:r>
      </w:del>
      <w:del w:id="313" w:author="刘西西" w:date="2024-05-13T16:15:00Z">
        <w:r>
          <w:rPr/>
          <w:delText>15</w:delText>
        </w:r>
      </w:del>
      <w:del w:id="314" w:author="刘西西" w:date="2024-05-13T16:15:00Z">
        <w:r>
          <w:rPr/>
          <w:fldChar w:fldCharType="end"/>
        </w:r>
      </w:del>
      <w:del w:id="315" w:author="刘西西" w:date="2024-05-13T16:15:00Z">
        <w:r>
          <w:rPr>
            <w:rFonts w:ascii="微软雅黑" w:hAnsi="微软雅黑"/>
            <w:szCs w:val="21"/>
          </w:rPr>
          <w:fldChar w:fldCharType="end"/>
        </w:r>
      </w:del>
    </w:p>
    <w:p>
      <w:pPr>
        <w:pStyle w:val="24"/>
        <w:tabs>
          <w:tab w:val="right" w:leader="dot" w:pos="8306"/>
        </w:tabs>
        <w:rPr>
          <w:del w:id="316" w:author="刘西西" w:date="2024-05-13T16:15:00Z"/>
        </w:rPr>
      </w:pPr>
      <w:del w:id="317" w:author="刘西西" w:date="2024-05-13T16:15:00Z">
        <w:r>
          <w:rPr>
            <w:rFonts w:ascii="微软雅黑" w:hAnsi="微软雅黑"/>
            <w:szCs w:val="21"/>
          </w:rPr>
          <w:fldChar w:fldCharType="begin"/>
        </w:r>
      </w:del>
      <w:del w:id="318" w:author="刘西西" w:date="2024-05-13T16:15:00Z">
        <w:r>
          <w:rPr>
            <w:rFonts w:ascii="微软雅黑" w:hAnsi="微软雅黑"/>
            <w:szCs w:val="21"/>
          </w:rPr>
          <w:delInstrText xml:space="preserve"> HYPERLINK \l _Toc890937868 </w:delInstrText>
        </w:r>
      </w:del>
      <w:del w:id="319" w:author="刘西西" w:date="2024-05-13T16:15:00Z">
        <w:r>
          <w:rPr>
            <w:rFonts w:ascii="微软雅黑" w:hAnsi="微软雅黑"/>
            <w:szCs w:val="21"/>
          </w:rPr>
          <w:fldChar w:fldCharType="separate"/>
        </w:r>
      </w:del>
      <w:del w:id="320" w:author="刘西西" w:date="2024-05-13T16:15:00Z">
        <w:r>
          <w:rPr>
            <w:rFonts w:hint="eastAsia"/>
            <w:lang w:val="en-US" w:eastAsia="zh-CN"/>
          </w:rPr>
          <w:delText>3.2电子凭证综合服务平台</w:delText>
        </w:r>
      </w:del>
      <w:del w:id="321" w:author="刘西西" w:date="2024-05-13T16:15:00Z">
        <w:r>
          <w:rPr/>
          <w:tab/>
        </w:r>
      </w:del>
      <w:del w:id="322" w:author="刘西西" w:date="2024-05-13T16:15:00Z">
        <w:r>
          <w:rPr/>
          <w:fldChar w:fldCharType="begin"/>
        </w:r>
      </w:del>
      <w:del w:id="323" w:author="刘西西" w:date="2024-05-13T16:15:00Z">
        <w:r>
          <w:rPr/>
          <w:delInstrText xml:space="preserve"> PAGEREF _Toc890937868 \h </w:delInstrText>
        </w:r>
      </w:del>
      <w:del w:id="324" w:author="刘西西" w:date="2024-05-13T16:15:00Z">
        <w:r>
          <w:rPr/>
          <w:fldChar w:fldCharType="separate"/>
        </w:r>
      </w:del>
      <w:del w:id="325" w:author="刘西西" w:date="2024-05-13T16:15:00Z">
        <w:r>
          <w:rPr/>
          <w:delText>22</w:delText>
        </w:r>
      </w:del>
      <w:del w:id="326" w:author="刘西西" w:date="2024-05-13T16:15:00Z">
        <w:r>
          <w:rPr/>
          <w:fldChar w:fldCharType="end"/>
        </w:r>
      </w:del>
      <w:del w:id="327" w:author="刘西西" w:date="2024-05-13T16:15:00Z">
        <w:r>
          <w:rPr>
            <w:rFonts w:ascii="微软雅黑" w:hAnsi="微软雅黑"/>
            <w:szCs w:val="21"/>
          </w:rPr>
          <w:fldChar w:fldCharType="end"/>
        </w:r>
      </w:del>
    </w:p>
    <w:p>
      <w:pPr>
        <w:pStyle w:val="16"/>
        <w:tabs>
          <w:tab w:val="right" w:leader="dot" w:pos="8306"/>
          <w:tab w:val="clear" w:pos="8296"/>
        </w:tabs>
        <w:rPr>
          <w:del w:id="328" w:author="刘西西" w:date="2024-05-13T16:15:00Z"/>
        </w:rPr>
      </w:pPr>
      <w:del w:id="329" w:author="刘西西" w:date="2024-05-13T16:15:00Z">
        <w:r>
          <w:rPr>
            <w:rFonts w:ascii="微软雅黑" w:hAnsi="微软雅黑"/>
            <w:szCs w:val="21"/>
          </w:rPr>
          <w:fldChar w:fldCharType="begin"/>
        </w:r>
      </w:del>
      <w:del w:id="330" w:author="刘西西" w:date="2024-05-13T16:15:00Z">
        <w:r>
          <w:rPr>
            <w:rFonts w:ascii="微软雅黑" w:hAnsi="微软雅黑"/>
            <w:szCs w:val="21"/>
          </w:rPr>
          <w:delInstrText xml:space="preserve"> HYPERLINK \l _Toc1305491813 </w:delInstrText>
        </w:r>
      </w:del>
      <w:del w:id="331" w:author="刘西西" w:date="2024-05-13T16:15:00Z">
        <w:r>
          <w:rPr>
            <w:rFonts w:ascii="微软雅黑" w:hAnsi="微软雅黑"/>
            <w:szCs w:val="21"/>
          </w:rPr>
          <w:fldChar w:fldCharType="separate"/>
        </w:r>
      </w:del>
      <w:del w:id="332" w:author="刘西西" w:date="2024-05-13T16:15:00Z">
        <w:r>
          <w:rPr>
            <w:rFonts w:hint="default"/>
          </w:rPr>
          <w:delText xml:space="preserve">4.1.1 </w:delText>
        </w:r>
      </w:del>
      <w:del w:id="333" w:author="刘西西" w:date="2024-05-13T16:15:00Z">
        <w:r>
          <w:rPr>
            <w:rFonts w:hint="eastAsia"/>
          </w:rPr>
          <w:delText>现状描述</w:delText>
        </w:r>
      </w:del>
      <w:del w:id="334" w:author="刘西西" w:date="2024-05-13T16:15:00Z">
        <w:r>
          <w:rPr/>
          <w:tab/>
        </w:r>
      </w:del>
      <w:del w:id="335" w:author="刘西西" w:date="2024-05-13T16:15:00Z">
        <w:r>
          <w:rPr/>
          <w:fldChar w:fldCharType="begin"/>
        </w:r>
      </w:del>
      <w:del w:id="336" w:author="刘西西" w:date="2024-05-13T16:15:00Z">
        <w:r>
          <w:rPr/>
          <w:delInstrText xml:space="preserve"> PAGEREF _Toc1305491813 \h </w:delInstrText>
        </w:r>
      </w:del>
      <w:del w:id="337" w:author="刘西西" w:date="2024-05-13T16:15:00Z">
        <w:r>
          <w:rPr/>
          <w:fldChar w:fldCharType="separate"/>
        </w:r>
      </w:del>
      <w:del w:id="338" w:author="刘西西" w:date="2024-05-13T16:15:00Z">
        <w:r>
          <w:rPr/>
          <w:delText>22</w:delText>
        </w:r>
      </w:del>
      <w:del w:id="339" w:author="刘西西" w:date="2024-05-13T16:15:00Z">
        <w:r>
          <w:rPr/>
          <w:fldChar w:fldCharType="end"/>
        </w:r>
      </w:del>
      <w:del w:id="340" w:author="刘西西" w:date="2024-05-13T16:15:00Z">
        <w:r>
          <w:rPr>
            <w:rFonts w:ascii="微软雅黑" w:hAnsi="微软雅黑"/>
            <w:szCs w:val="21"/>
          </w:rPr>
          <w:fldChar w:fldCharType="end"/>
        </w:r>
      </w:del>
    </w:p>
    <w:p>
      <w:pPr>
        <w:pStyle w:val="16"/>
        <w:tabs>
          <w:tab w:val="right" w:leader="dot" w:pos="8306"/>
          <w:tab w:val="clear" w:pos="8296"/>
        </w:tabs>
        <w:rPr>
          <w:del w:id="341" w:author="刘西西" w:date="2024-05-13T16:15:00Z"/>
        </w:rPr>
      </w:pPr>
      <w:del w:id="342" w:author="刘西西" w:date="2024-05-13T16:15:00Z">
        <w:r>
          <w:rPr>
            <w:rFonts w:ascii="微软雅黑" w:hAnsi="微软雅黑"/>
            <w:szCs w:val="21"/>
          </w:rPr>
          <w:fldChar w:fldCharType="begin"/>
        </w:r>
      </w:del>
      <w:del w:id="343" w:author="刘西西" w:date="2024-05-13T16:15:00Z">
        <w:r>
          <w:rPr>
            <w:rFonts w:ascii="微软雅黑" w:hAnsi="微软雅黑"/>
            <w:szCs w:val="21"/>
          </w:rPr>
          <w:delInstrText xml:space="preserve"> HYPERLINK \l _Toc946080655 </w:delInstrText>
        </w:r>
      </w:del>
      <w:del w:id="344" w:author="刘西西" w:date="2024-05-13T16:15:00Z">
        <w:r>
          <w:rPr>
            <w:rFonts w:ascii="微软雅黑" w:hAnsi="微软雅黑"/>
            <w:szCs w:val="21"/>
          </w:rPr>
          <w:fldChar w:fldCharType="separate"/>
        </w:r>
      </w:del>
      <w:del w:id="345" w:author="刘西西" w:date="2024-05-13T16:15:00Z">
        <w:r>
          <w:rPr>
            <w:rFonts w:hint="default"/>
          </w:rPr>
          <w:delText xml:space="preserve">4.1.2 </w:delText>
        </w:r>
      </w:del>
      <w:del w:id="346" w:author="刘西西" w:date="2024-05-13T16:15:00Z">
        <w:r>
          <w:rPr>
            <w:rFonts w:hint="eastAsia"/>
          </w:rPr>
          <w:delText>需求分析</w:delText>
        </w:r>
      </w:del>
      <w:del w:id="347" w:author="刘西西" w:date="2024-05-13T16:15:00Z">
        <w:r>
          <w:rPr/>
          <w:tab/>
        </w:r>
      </w:del>
      <w:del w:id="348" w:author="刘西西" w:date="2024-05-13T16:15:00Z">
        <w:r>
          <w:rPr/>
          <w:fldChar w:fldCharType="begin"/>
        </w:r>
      </w:del>
      <w:del w:id="349" w:author="刘西西" w:date="2024-05-13T16:15:00Z">
        <w:r>
          <w:rPr/>
          <w:delInstrText xml:space="preserve"> PAGEREF _Toc946080655 \h </w:delInstrText>
        </w:r>
      </w:del>
      <w:del w:id="350" w:author="刘西西" w:date="2024-05-13T16:15:00Z">
        <w:r>
          <w:rPr/>
          <w:fldChar w:fldCharType="separate"/>
        </w:r>
      </w:del>
      <w:del w:id="351" w:author="刘西西" w:date="2024-05-13T16:15:00Z">
        <w:r>
          <w:rPr/>
          <w:delText>22</w:delText>
        </w:r>
      </w:del>
      <w:del w:id="352" w:author="刘西西" w:date="2024-05-13T16:15:00Z">
        <w:r>
          <w:rPr/>
          <w:fldChar w:fldCharType="end"/>
        </w:r>
      </w:del>
      <w:del w:id="353" w:author="刘西西" w:date="2024-05-13T16:15:00Z">
        <w:r>
          <w:rPr>
            <w:rFonts w:ascii="微软雅黑" w:hAnsi="微软雅黑"/>
            <w:szCs w:val="21"/>
          </w:rPr>
          <w:fldChar w:fldCharType="end"/>
        </w:r>
      </w:del>
    </w:p>
    <w:p>
      <w:pPr>
        <w:pStyle w:val="21"/>
        <w:tabs>
          <w:tab w:val="right" w:leader="dot" w:pos="8306"/>
        </w:tabs>
        <w:rPr>
          <w:del w:id="354" w:author="刘西西" w:date="2024-05-13T16:15:00Z"/>
        </w:rPr>
      </w:pPr>
      <w:del w:id="355" w:author="刘西西" w:date="2024-05-13T16:15:00Z">
        <w:r>
          <w:rPr>
            <w:rFonts w:ascii="微软雅黑" w:hAnsi="微软雅黑"/>
            <w:szCs w:val="21"/>
          </w:rPr>
          <w:fldChar w:fldCharType="begin"/>
        </w:r>
      </w:del>
      <w:del w:id="356" w:author="刘西西" w:date="2024-05-13T16:15:00Z">
        <w:r>
          <w:rPr>
            <w:rFonts w:ascii="微软雅黑" w:hAnsi="微软雅黑"/>
            <w:szCs w:val="21"/>
          </w:rPr>
          <w:delInstrText xml:space="preserve"> HYPERLINK \l _Toc2104871389 </w:delInstrText>
        </w:r>
      </w:del>
      <w:del w:id="357" w:author="刘西西" w:date="2024-05-13T16:15:00Z">
        <w:r>
          <w:rPr>
            <w:rFonts w:ascii="微软雅黑" w:hAnsi="微软雅黑"/>
            <w:szCs w:val="21"/>
          </w:rPr>
          <w:fldChar w:fldCharType="separate"/>
        </w:r>
      </w:del>
      <w:del w:id="358" w:author="刘西西" w:date="2024-05-13T16:15:00Z">
        <w:r>
          <w:rPr>
            <w:rFonts w:hint="default"/>
          </w:rPr>
          <w:delText xml:space="preserve">5. </w:delText>
        </w:r>
      </w:del>
      <w:del w:id="359" w:author="刘西西" w:date="2024-05-13T16:15:00Z">
        <w:r>
          <w:rPr>
            <w:rFonts w:hint="eastAsia"/>
          </w:rPr>
          <w:delText>异构系统集成业务需求</w:delText>
        </w:r>
      </w:del>
      <w:del w:id="360" w:author="刘西西" w:date="2024-05-13T16:15:00Z">
        <w:r>
          <w:rPr/>
          <w:tab/>
        </w:r>
      </w:del>
      <w:del w:id="361" w:author="刘西西" w:date="2024-05-13T16:15:00Z">
        <w:r>
          <w:rPr/>
          <w:fldChar w:fldCharType="begin"/>
        </w:r>
      </w:del>
      <w:del w:id="362" w:author="刘西西" w:date="2024-05-13T16:15:00Z">
        <w:r>
          <w:rPr/>
          <w:delInstrText xml:space="preserve"> PAGEREF _Toc2104871389 \h </w:delInstrText>
        </w:r>
      </w:del>
      <w:del w:id="363" w:author="刘西西" w:date="2024-05-13T16:15:00Z">
        <w:r>
          <w:rPr/>
          <w:fldChar w:fldCharType="separate"/>
        </w:r>
      </w:del>
      <w:del w:id="364" w:author="刘西西" w:date="2024-05-13T16:15:00Z">
        <w:r>
          <w:rPr/>
          <w:delText>22</w:delText>
        </w:r>
      </w:del>
      <w:del w:id="365" w:author="刘西西" w:date="2024-05-13T16:15:00Z">
        <w:r>
          <w:rPr/>
          <w:fldChar w:fldCharType="end"/>
        </w:r>
      </w:del>
      <w:del w:id="366" w:author="刘西西" w:date="2024-05-13T16:15:00Z">
        <w:r>
          <w:rPr>
            <w:rFonts w:ascii="微软雅黑" w:hAnsi="微软雅黑"/>
            <w:szCs w:val="21"/>
          </w:rPr>
          <w:fldChar w:fldCharType="end"/>
        </w:r>
      </w:del>
    </w:p>
    <w:p>
      <w:pPr>
        <w:pStyle w:val="24"/>
        <w:tabs>
          <w:tab w:val="right" w:leader="dot" w:pos="8306"/>
        </w:tabs>
        <w:rPr>
          <w:del w:id="367" w:author="刘西西" w:date="2024-05-13T16:15:00Z"/>
        </w:rPr>
      </w:pPr>
      <w:del w:id="368" w:author="刘西西" w:date="2024-05-13T16:15:00Z">
        <w:r>
          <w:rPr>
            <w:rFonts w:ascii="微软雅黑" w:hAnsi="微软雅黑"/>
            <w:szCs w:val="21"/>
          </w:rPr>
          <w:fldChar w:fldCharType="begin"/>
        </w:r>
      </w:del>
      <w:del w:id="369" w:author="刘西西" w:date="2024-05-13T16:15:00Z">
        <w:r>
          <w:rPr>
            <w:rFonts w:ascii="微软雅黑" w:hAnsi="微软雅黑"/>
            <w:szCs w:val="21"/>
          </w:rPr>
          <w:delInstrText xml:space="preserve"> HYPERLINK \l _Toc1706373022 </w:delInstrText>
        </w:r>
      </w:del>
      <w:del w:id="370" w:author="刘西西" w:date="2024-05-13T16:15:00Z">
        <w:r>
          <w:rPr>
            <w:rFonts w:ascii="微软雅黑" w:hAnsi="微软雅黑"/>
            <w:szCs w:val="21"/>
          </w:rPr>
          <w:fldChar w:fldCharType="separate"/>
        </w:r>
      </w:del>
      <w:del w:id="371" w:author="刘西西" w:date="2024-05-13T16:15:00Z">
        <w:r>
          <w:rPr/>
          <w:delText>14.1</w:delText>
        </w:r>
      </w:del>
      <w:del w:id="372" w:author="刘西西" w:date="2024-05-13T16:15:00Z">
        <w:r>
          <w:rPr>
            <w:rFonts w:hint="eastAsia"/>
          </w:rPr>
          <w:delText>其他业务类型</w:delText>
        </w:r>
      </w:del>
      <w:del w:id="373" w:author="刘西西" w:date="2024-05-13T16:15:00Z">
        <w:r>
          <w:rPr/>
          <w:tab/>
        </w:r>
      </w:del>
      <w:del w:id="374" w:author="刘西西" w:date="2024-05-13T16:15:00Z">
        <w:r>
          <w:rPr/>
          <w:fldChar w:fldCharType="begin"/>
        </w:r>
      </w:del>
      <w:del w:id="375" w:author="刘西西" w:date="2024-05-13T16:15:00Z">
        <w:r>
          <w:rPr/>
          <w:delInstrText xml:space="preserve"> PAGEREF _Toc1706373022 \h </w:delInstrText>
        </w:r>
      </w:del>
      <w:del w:id="376" w:author="刘西西" w:date="2024-05-13T16:15:00Z">
        <w:r>
          <w:rPr/>
          <w:fldChar w:fldCharType="separate"/>
        </w:r>
      </w:del>
      <w:del w:id="377" w:author="刘西西" w:date="2024-05-13T16:15:00Z">
        <w:r>
          <w:rPr/>
          <w:delText>22</w:delText>
        </w:r>
      </w:del>
      <w:del w:id="378" w:author="刘西西" w:date="2024-05-13T16:15:00Z">
        <w:r>
          <w:rPr/>
          <w:fldChar w:fldCharType="end"/>
        </w:r>
      </w:del>
      <w:del w:id="379" w:author="刘西西" w:date="2024-05-13T16:15:00Z">
        <w:r>
          <w:rPr>
            <w:rFonts w:ascii="微软雅黑" w:hAnsi="微软雅黑"/>
            <w:szCs w:val="21"/>
          </w:rPr>
          <w:fldChar w:fldCharType="end"/>
        </w:r>
      </w:del>
    </w:p>
    <w:p>
      <w:pPr>
        <w:pStyle w:val="24"/>
        <w:tabs>
          <w:tab w:val="right" w:leader="dot" w:pos="8306"/>
        </w:tabs>
        <w:rPr>
          <w:del w:id="380" w:author="刘西西" w:date="2024-05-13T16:15:00Z"/>
        </w:rPr>
      </w:pPr>
      <w:del w:id="381" w:author="刘西西" w:date="2024-05-13T16:15:00Z">
        <w:r>
          <w:rPr>
            <w:rFonts w:ascii="微软雅黑" w:hAnsi="微软雅黑"/>
            <w:szCs w:val="21"/>
          </w:rPr>
          <w:fldChar w:fldCharType="begin"/>
        </w:r>
      </w:del>
      <w:del w:id="382" w:author="刘西西" w:date="2024-05-13T16:15:00Z">
        <w:r>
          <w:rPr>
            <w:rFonts w:ascii="微软雅黑" w:hAnsi="微软雅黑"/>
            <w:szCs w:val="21"/>
          </w:rPr>
          <w:delInstrText xml:space="preserve"> HYPERLINK \l _Toc1318034748 </w:delInstrText>
        </w:r>
      </w:del>
      <w:del w:id="383" w:author="刘西西" w:date="2024-05-13T16:15:00Z">
        <w:r>
          <w:rPr>
            <w:rFonts w:ascii="微软雅黑" w:hAnsi="微软雅黑"/>
            <w:szCs w:val="21"/>
          </w:rPr>
          <w:fldChar w:fldCharType="separate"/>
        </w:r>
      </w:del>
      <w:del w:id="384" w:author="刘西西" w:date="2024-05-13T16:15:00Z">
        <w:r>
          <w:rPr/>
          <w:delText>15.2</w:delText>
        </w:r>
      </w:del>
      <w:del w:id="385" w:author="刘西西" w:date="2024-05-13T16:15:00Z">
        <w:r>
          <w:rPr>
            <w:rFonts w:hint="eastAsia"/>
            <w:lang w:val="en-US" w:eastAsia="zh-CN"/>
          </w:rPr>
          <w:delText>航信发票平台</w:delText>
        </w:r>
      </w:del>
      <w:del w:id="386" w:author="刘西西" w:date="2024-05-13T16:15:00Z">
        <w:r>
          <w:rPr>
            <w:rFonts w:hint="eastAsia"/>
          </w:rPr>
          <w:delText>集成</w:delText>
        </w:r>
      </w:del>
      <w:del w:id="387" w:author="刘西西" w:date="2024-05-13T16:15:00Z">
        <w:r>
          <w:rPr>
            <w:rFonts w:hint="eastAsia"/>
            <w:lang w:val="en-US" w:eastAsia="zh-CN"/>
          </w:rPr>
          <w:delText>方案</w:delText>
        </w:r>
      </w:del>
      <w:del w:id="388" w:author="刘西西" w:date="2024-05-13T16:15:00Z">
        <w:r>
          <w:rPr/>
          <w:tab/>
        </w:r>
      </w:del>
      <w:del w:id="389" w:author="刘西西" w:date="2024-05-13T16:15:00Z">
        <w:r>
          <w:rPr/>
          <w:fldChar w:fldCharType="begin"/>
        </w:r>
      </w:del>
      <w:del w:id="390" w:author="刘西西" w:date="2024-05-13T16:15:00Z">
        <w:r>
          <w:rPr/>
          <w:delInstrText xml:space="preserve"> PAGEREF _Toc1318034748 \h </w:delInstrText>
        </w:r>
      </w:del>
      <w:del w:id="391" w:author="刘西西" w:date="2024-05-13T16:15:00Z">
        <w:r>
          <w:rPr/>
          <w:fldChar w:fldCharType="separate"/>
        </w:r>
      </w:del>
      <w:del w:id="392" w:author="刘西西" w:date="2024-05-13T16:15:00Z">
        <w:r>
          <w:rPr/>
          <w:delText>23</w:delText>
        </w:r>
      </w:del>
      <w:del w:id="393" w:author="刘西西" w:date="2024-05-13T16:15:00Z">
        <w:r>
          <w:rPr/>
          <w:fldChar w:fldCharType="end"/>
        </w:r>
      </w:del>
      <w:del w:id="394" w:author="刘西西" w:date="2024-05-13T16:15:00Z">
        <w:r>
          <w:rPr>
            <w:rFonts w:ascii="微软雅黑" w:hAnsi="微软雅黑"/>
            <w:szCs w:val="21"/>
          </w:rPr>
          <w:fldChar w:fldCharType="end"/>
        </w:r>
      </w:del>
    </w:p>
    <w:p>
      <w:pPr>
        <w:pStyle w:val="24"/>
        <w:tabs>
          <w:tab w:val="right" w:leader="dot" w:pos="8306"/>
        </w:tabs>
        <w:rPr>
          <w:del w:id="395" w:author="刘西西" w:date="2024-05-13T16:15:00Z"/>
        </w:rPr>
      </w:pPr>
      <w:del w:id="396" w:author="刘西西" w:date="2024-05-13T16:15:00Z">
        <w:r>
          <w:rPr>
            <w:rFonts w:ascii="微软雅黑" w:hAnsi="微软雅黑"/>
            <w:szCs w:val="21"/>
          </w:rPr>
          <w:fldChar w:fldCharType="begin"/>
        </w:r>
      </w:del>
      <w:del w:id="397" w:author="刘西西" w:date="2024-05-13T16:15:00Z">
        <w:r>
          <w:rPr>
            <w:rFonts w:ascii="微软雅黑" w:hAnsi="微软雅黑"/>
            <w:szCs w:val="21"/>
          </w:rPr>
          <w:delInstrText xml:space="preserve"> HYPERLINK \l _Toc1832609984 </w:delInstrText>
        </w:r>
      </w:del>
      <w:del w:id="398" w:author="刘西西" w:date="2024-05-13T16:15:00Z">
        <w:r>
          <w:rPr>
            <w:rFonts w:ascii="微软雅黑" w:hAnsi="微软雅黑"/>
            <w:szCs w:val="21"/>
          </w:rPr>
          <w:fldChar w:fldCharType="separate"/>
        </w:r>
      </w:del>
      <w:del w:id="399" w:author="刘西西" w:date="2024-05-13T16:15:00Z">
        <w:r>
          <w:rPr/>
          <w:delText>15.3</w:delText>
        </w:r>
      </w:del>
      <w:del w:id="400" w:author="刘西西" w:date="2024-05-13T16:15:00Z">
        <w:r>
          <w:rPr>
            <w:rFonts w:hint="eastAsia"/>
            <w:lang w:val="en-US" w:eastAsia="zh-CN"/>
          </w:rPr>
          <w:delText>泛微报销系统</w:delText>
        </w:r>
      </w:del>
      <w:del w:id="401" w:author="刘西西" w:date="2024-05-13T16:15:00Z">
        <w:r>
          <w:rPr>
            <w:rFonts w:hint="eastAsia"/>
          </w:rPr>
          <w:delText>集成</w:delText>
        </w:r>
      </w:del>
      <w:del w:id="402" w:author="刘西西" w:date="2024-05-13T16:15:00Z">
        <w:r>
          <w:rPr>
            <w:rFonts w:hint="eastAsia"/>
            <w:lang w:val="en-US" w:eastAsia="zh-CN"/>
          </w:rPr>
          <w:delText>改造方案</w:delText>
        </w:r>
      </w:del>
      <w:del w:id="403" w:author="刘西西" w:date="2024-05-13T16:15:00Z">
        <w:r>
          <w:rPr/>
          <w:tab/>
        </w:r>
      </w:del>
      <w:del w:id="404" w:author="刘西西" w:date="2024-05-13T16:15:00Z">
        <w:r>
          <w:rPr/>
          <w:fldChar w:fldCharType="begin"/>
        </w:r>
      </w:del>
      <w:del w:id="405" w:author="刘西西" w:date="2024-05-13T16:15:00Z">
        <w:r>
          <w:rPr/>
          <w:delInstrText xml:space="preserve"> PAGEREF _Toc1832609984 \h </w:delInstrText>
        </w:r>
      </w:del>
      <w:del w:id="406" w:author="刘西西" w:date="2024-05-13T16:15:00Z">
        <w:r>
          <w:rPr/>
          <w:fldChar w:fldCharType="separate"/>
        </w:r>
      </w:del>
      <w:del w:id="407" w:author="刘西西" w:date="2024-05-13T16:15:00Z">
        <w:r>
          <w:rPr/>
          <w:delText>23</w:delText>
        </w:r>
      </w:del>
      <w:del w:id="408" w:author="刘西西" w:date="2024-05-13T16:15:00Z">
        <w:r>
          <w:rPr/>
          <w:fldChar w:fldCharType="end"/>
        </w:r>
      </w:del>
      <w:del w:id="409" w:author="刘西西" w:date="2024-05-13T16:15:00Z">
        <w:r>
          <w:rPr>
            <w:rFonts w:ascii="微软雅黑" w:hAnsi="微软雅黑"/>
            <w:szCs w:val="21"/>
          </w:rPr>
          <w:fldChar w:fldCharType="end"/>
        </w:r>
      </w:del>
    </w:p>
    <w:p>
      <w:pPr>
        <w:pStyle w:val="24"/>
        <w:tabs>
          <w:tab w:val="right" w:leader="dot" w:pos="8306"/>
        </w:tabs>
        <w:rPr>
          <w:del w:id="410" w:author="刘西西" w:date="2024-05-13T16:15:00Z"/>
        </w:rPr>
      </w:pPr>
      <w:del w:id="411" w:author="刘西西" w:date="2024-05-13T16:15:00Z">
        <w:r>
          <w:rPr>
            <w:rFonts w:ascii="微软雅黑" w:hAnsi="微软雅黑"/>
            <w:szCs w:val="21"/>
          </w:rPr>
          <w:fldChar w:fldCharType="begin"/>
        </w:r>
      </w:del>
      <w:del w:id="412" w:author="刘西西" w:date="2024-05-13T16:15:00Z">
        <w:r>
          <w:rPr>
            <w:rFonts w:ascii="微软雅黑" w:hAnsi="微软雅黑"/>
            <w:szCs w:val="21"/>
          </w:rPr>
          <w:delInstrText xml:space="preserve"> HYPERLINK \l _Toc780516267 </w:delInstrText>
        </w:r>
      </w:del>
      <w:del w:id="413" w:author="刘西西" w:date="2024-05-13T16:15:00Z">
        <w:r>
          <w:rPr>
            <w:rFonts w:ascii="微软雅黑" w:hAnsi="微软雅黑"/>
            <w:szCs w:val="21"/>
          </w:rPr>
          <w:fldChar w:fldCharType="separate"/>
        </w:r>
      </w:del>
      <w:del w:id="414" w:author="刘西西" w:date="2024-05-13T16:15:00Z">
        <w:r>
          <w:rPr/>
          <w:delText>15.</w:delText>
        </w:r>
      </w:del>
      <w:del w:id="415" w:author="刘西西" w:date="2024-05-13T16:15:00Z">
        <w:r>
          <w:rPr>
            <w:rFonts w:hint="eastAsia"/>
          </w:rPr>
          <w:delText>4</w:delText>
        </w:r>
      </w:del>
      <w:del w:id="416" w:author="刘西西" w:date="2024-05-13T16:15:00Z">
        <w:r>
          <w:rPr>
            <w:rFonts w:hint="eastAsia"/>
            <w:lang w:val="en-US" w:eastAsia="zh-CN"/>
          </w:rPr>
          <w:delText>电子凭证综合服务</w:delText>
        </w:r>
      </w:del>
      <w:del w:id="417" w:author="刘西西" w:date="2024-05-13T16:15:00Z">
        <w:r>
          <w:rPr>
            <w:rFonts w:hint="eastAsia"/>
          </w:rPr>
          <w:delText>平台集成</w:delText>
        </w:r>
      </w:del>
      <w:del w:id="418" w:author="刘西西" w:date="2024-05-13T16:15:00Z">
        <w:r>
          <w:rPr>
            <w:rFonts w:hint="eastAsia"/>
            <w:lang w:val="en-US" w:eastAsia="zh-CN"/>
          </w:rPr>
          <w:delText>方案</w:delText>
        </w:r>
      </w:del>
      <w:del w:id="419" w:author="刘西西" w:date="2024-05-13T16:15:00Z">
        <w:r>
          <w:rPr/>
          <w:tab/>
        </w:r>
      </w:del>
      <w:del w:id="420" w:author="刘西西" w:date="2024-05-13T16:15:00Z">
        <w:r>
          <w:rPr/>
          <w:fldChar w:fldCharType="begin"/>
        </w:r>
      </w:del>
      <w:del w:id="421" w:author="刘西西" w:date="2024-05-13T16:15:00Z">
        <w:r>
          <w:rPr/>
          <w:delInstrText xml:space="preserve"> PAGEREF _Toc780516267 \h </w:delInstrText>
        </w:r>
      </w:del>
      <w:del w:id="422" w:author="刘西西" w:date="2024-05-13T16:15:00Z">
        <w:r>
          <w:rPr/>
          <w:fldChar w:fldCharType="separate"/>
        </w:r>
      </w:del>
      <w:del w:id="423" w:author="刘西西" w:date="2024-05-13T16:15:00Z">
        <w:r>
          <w:rPr/>
          <w:delText>23</w:delText>
        </w:r>
      </w:del>
      <w:del w:id="424" w:author="刘西西" w:date="2024-05-13T16:15:00Z">
        <w:r>
          <w:rPr/>
          <w:fldChar w:fldCharType="end"/>
        </w:r>
      </w:del>
      <w:del w:id="425" w:author="刘西西" w:date="2024-05-13T16:15:00Z">
        <w:r>
          <w:rPr>
            <w:rFonts w:ascii="微软雅黑" w:hAnsi="微软雅黑"/>
            <w:szCs w:val="21"/>
          </w:rPr>
          <w:fldChar w:fldCharType="end"/>
        </w:r>
      </w:del>
    </w:p>
    <w:p>
      <w:pPr>
        <w:pStyle w:val="21"/>
        <w:tabs>
          <w:tab w:val="right" w:leader="dot" w:pos="8306"/>
        </w:tabs>
        <w:rPr>
          <w:ins w:id="426" w:author="刘西西" w:date="2024-05-13T16:15:00Z"/>
        </w:rPr>
      </w:pPr>
      <w:ins w:id="427" w:author="刘西西" w:date="2024-05-13T16:15:00Z">
        <w:r>
          <w:rPr>
            <w:rFonts w:ascii="微软雅黑" w:hAnsi="微软雅黑"/>
            <w:szCs w:val="21"/>
          </w:rPr>
          <w:fldChar w:fldCharType="begin"/>
        </w:r>
      </w:ins>
      <w:ins w:id="428" w:author="刘西西" w:date="2024-05-13T16:15:00Z">
        <w:r>
          <w:rPr>
            <w:rFonts w:ascii="微软雅黑" w:hAnsi="微软雅黑"/>
            <w:szCs w:val="21"/>
          </w:rPr>
          <w:instrText xml:space="preserve"> HYPERLINK \l _Toc1736966096 </w:instrText>
        </w:r>
      </w:ins>
      <w:ins w:id="429" w:author="刘西西" w:date="2024-05-13T16:15:00Z">
        <w:r>
          <w:rPr>
            <w:rFonts w:ascii="微软雅黑" w:hAnsi="微软雅黑"/>
            <w:szCs w:val="21"/>
          </w:rPr>
          <w:fldChar w:fldCharType="separate"/>
        </w:r>
      </w:ins>
      <w:ins w:id="430" w:author="刘西西" w:date="2024-05-13T16:15:00Z">
        <w:r>
          <w:rPr>
            <w:rFonts w:hint="eastAsia"/>
          </w:rPr>
          <w:t>文档控制</w:t>
        </w:r>
      </w:ins>
      <w:ins w:id="431" w:author="刘西西" w:date="2024-05-13T16:15:00Z">
        <w:r>
          <w:rPr/>
          <w:tab/>
        </w:r>
      </w:ins>
      <w:ins w:id="432" w:author="刘西西" w:date="2024-05-13T16:15:00Z">
        <w:r>
          <w:rPr/>
          <w:fldChar w:fldCharType="begin"/>
        </w:r>
      </w:ins>
      <w:ins w:id="433" w:author="刘西西" w:date="2024-05-13T16:15:00Z">
        <w:r>
          <w:rPr/>
          <w:instrText xml:space="preserve"> PAGEREF _Toc1736966096 \h </w:instrText>
        </w:r>
      </w:ins>
      <w:ins w:id="434" w:author="刘西西" w:date="2024-05-13T16:15:00Z">
        <w:r>
          <w:rPr/>
          <w:fldChar w:fldCharType="separate"/>
        </w:r>
      </w:ins>
      <w:ins w:id="435" w:author="刘西西" w:date="2024-05-13T16:15:01Z">
        <w:r>
          <w:rPr/>
          <w:t>2</w:t>
        </w:r>
      </w:ins>
      <w:ins w:id="436" w:author="刘西西" w:date="2024-05-13T16:15:00Z">
        <w:r>
          <w:rPr/>
          <w:fldChar w:fldCharType="end"/>
        </w:r>
      </w:ins>
      <w:ins w:id="437" w:author="刘西西" w:date="2024-05-13T16:15:00Z">
        <w:r>
          <w:rPr>
            <w:rFonts w:ascii="微软雅黑" w:hAnsi="微软雅黑"/>
            <w:szCs w:val="21"/>
          </w:rPr>
          <w:fldChar w:fldCharType="end"/>
        </w:r>
      </w:ins>
    </w:p>
    <w:p>
      <w:pPr>
        <w:pStyle w:val="21"/>
        <w:tabs>
          <w:tab w:val="right" w:leader="dot" w:pos="8306"/>
        </w:tabs>
        <w:rPr>
          <w:ins w:id="438" w:author="刘西西" w:date="2024-05-13T16:15:00Z"/>
        </w:rPr>
      </w:pPr>
      <w:ins w:id="439" w:author="刘西西" w:date="2024-05-13T16:15:00Z">
        <w:r>
          <w:rPr>
            <w:rFonts w:ascii="微软雅黑" w:hAnsi="微软雅黑"/>
            <w:szCs w:val="21"/>
          </w:rPr>
          <w:fldChar w:fldCharType="begin"/>
        </w:r>
      </w:ins>
      <w:ins w:id="440" w:author="刘西西" w:date="2024-05-13T16:15:00Z">
        <w:r>
          <w:rPr>
            <w:rFonts w:ascii="微软雅黑" w:hAnsi="微软雅黑"/>
            <w:szCs w:val="21"/>
          </w:rPr>
          <w:instrText xml:space="preserve"> HYPERLINK \l _Toc1063771298 </w:instrText>
        </w:r>
      </w:ins>
      <w:ins w:id="441" w:author="刘西西" w:date="2024-05-13T16:15:00Z">
        <w:r>
          <w:rPr>
            <w:rFonts w:ascii="微软雅黑" w:hAnsi="微软雅黑"/>
            <w:szCs w:val="21"/>
          </w:rPr>
          <w:fldChar w:fldCharType="separate"/>
        </w:r>
      </w:ins>
      <w:ins w:id="442" w:author="刘西西" w:date="2024-05-13T16:15:00Z">
        <w:r>
          <w:rPr>
            <w:rFonts w:hint="default"/>
          </w:rPr>
          <w:t xml:space="preserve">1. </w:t>
        </w:r>
      </w:ins>
      <w:ins w:id="443" w:author="刘西西" w:date="2024-05-13T16:15:00Z">
        <w:r>
          <w:rPr>
            <w:rFonts w:hint="eastAsia"/>
          </w:rPr>
          <w:t>文档说明</w:t>
        </w:r>
      </w:ins>
      <w:ins w:id="444" w:author="刘西西" w:date="2024-05-13T16:15:00Z">
        <w:r>
          <w:rPr/>
          <w:tab/>
        </w:r>
      </w:ins>
      <w:ins w:id="445" w:author="刘西西" w:date="2024-05-13T16:15:00Z">
        <w:r>
          <w:rPr/>
          <w:fldChar w:fldCharType="begin"/>
        </w:r>
      </w:ins>
      <w:ins w:id="446" w:author="刘西西" w:date="2024-05-13T16:15:00Z">
        <w:r>
          <w:rPr/>
          <w:instrText xml:space="preserve"> PAGEREF _Toc1063771298 \h </w:instrText>
        </w:r>
      </w:ins>
      <w:ins w:id="447" w:author="刘西西" w:date="2024-05-13T16:15:00Z">
        <w:r>
          <w:rPr/>
          <w:fldChar w:fldCharType="separate"/>
        </w:r>
      </w:ins>
      <w:ins w:id="448" w:author="刘西西" w:date="2024-05-13T16:15:01Z">
        <w:r>
          <w:rPr/>
          <w:t>5</w:t>
        </w:r>
      </w:ins>
      <w:ins w:id="449" w:author="刘西西" w:date="2024-05-13T16:15:00Z">
        <w:r>
          <w:rPr/>
          <w:fldChar w:fldCharType="end"/>
        </w:r>
      </w:ins>
      <w:ins w:id="450" w:author="刘西西" w:date="2024-05-13T16:15:00Z">
        <w:r>
          <w:rPr>
            <w:rFonts w:ascii="微软雅黑" w:hAnsi="微软雅黑"/>
            <w:szCs w:val="21"/>
          </w:rPr>
          <w:fldChar w:fldCharType="end"/>
        </w:r>
      </w:ins>
    </w:p>
    <w:p>
      <w:pPr>
        <w:pStyle w:val="24"/>
        <w:tabs>
          <w:tab w:val="right" w:leader="dot" w:pos="8306"/>
        </w:tabs>
        <w:rPr>
          <w:ins w:id="451" w:author="刘西西" w:date="2024-05-13T16:15:00Z"/>
        </w:rPr>
      </w:pPr>
      <w:ins w:id="452" w:author="刘西西" w:date="2024-05-13T16:15:00Z">
        <w:r>
          <w:rPr>
            <w:rFonts w:ascii="微软雅黑" w:hAnsi="微软雅黑"/>
            <w:szCs w:val="21"/>
          </w:rPr>
          <w:fldChar w:fldCharType="begin"/>
        </w:r>
      </w:ins>
      <w:ins w:id="453" w:author="刘西西" w:date="2024-05-13T16:15:00Z">
        <w:r>
          <w:rPr>
            <w:rFonts w:ascii="微软雅黑" w:hAnsi="微软雅黑"/>
            <w:szCs w:val="21"/>
          </w:rPr>
          <w:instrText xml:space="preserve"> HYPERLINK \l _Toc1537377819 </w:instrText>
        </w:r>
      </w:ins>
      <w:ins w:id="454" w:author="刘西西" w:date="2024-05-13T16:15:00Z">
        <w:r>
          <w:rPr>
            <w:rFonts w:ascii="微软雅黑" w:hAnsi="微软雅黑"/>
            <w:szCs w:val="21"/>
          </w:rPr>
          <w:fldChar w:fldCharType="separate"/>
        </w:r>
      </w:ins>
      <w:ins w:id="455" w:author="刘西西" w:date="2024-05-13T16:15:00Z">
        <w:r>
          <w:rPr>
            <w:rFonts w:hint="default"/>
          </w:rPr>
          <w:t xml:space="preserve">1.1 </w:t>
        </w:r>
      </w:ins>
      <w:ins w:id="456" w:author="刘西西" w:date="2024-05-13T16:15:00Z">
        <w:r>
          <w:rPr>
            <w:rFonts w:hint="eastAsia"/>
          </w:rPr>
          <w:t>定位和目的</w:t>
        </w:r>
      </w:ins>
      <w:ins w:id="457" w:author="刘西西" w:date="2024-05-13T16:15:00Z">
        <w:r>
          <w:rPr/>
          <w:tab/>
        </w:r>
      </w:ins>
      <w:ins w:id="458" w:author="刘西西" w:date="2024-05-13T16:15:00Z">
        <w:r>
          <w:rPr/>
          <w:fldChar w:fldCharType="begin"/>
        </w:r>
      </w:ins>
      <w:ins w:id="459" w:author="刘西西" w:date="2024-05-13T16:15:00Z">
        <w:r>
          <w:rPr/>
          <w:instrText xml:space="preserve"> PAGEREF _Toc1537377819 \h </w:instrText>
        </w:r>
      </w:ins>
      <w:ins w:id="460" w:author="刘西西" w:date="2024-05-13T16:15:00Z">
        <w:r>
          <w:rPr/>
          <w:fldChar w:fldCharType="separate"/>
        </w:r>
      </w:ins>
      <w:ins w:id="461" w:author="刘西西" w:date="2024-05-13T16:15:01Z">
        <w:r>
          <w:rPr/>
          <w:t>5</w:t>
        </w:r>
      </w:ins>
      <w:ins w:id="462" w:author="刘西西" w:date="2024-05-13T16:15:00Z">
        <w:r>
          <w:rPr/>
          <w:fldChar w:fldCharType="end"/>
        </w:r>
      </w:ins>
      <w:ins w:id="463" w:author="刘西西" w:date="2024-05-13T16:15:00Z">
        <w:r>
          <w:rPr>
            <w:rFonts w:ascii="微软雅黑" w:hAnsi="微软雅黑"/>
            <w:szCs w:val="21"/>
          </w:rPr>
          <w:fldChar w:fldCharType="end"/>
        </w:r>
      </w:ins>
    </w:p>
    <w:p>
      <w:pPr>
        <w:pStyle w:val="24"/>
        <w:tabs>
          <w:tab w:val="right" w:leader="dot" w:pos="8306"/>
        </w:tabs>
        <w:rPr>
          <w:ins w:id="464" w:author="刘西西" w:date="2024-05-13T16:15:00Z"/>
        </w:rPr>
      </w:pPr>
      <w:ins w:id="465" w:author="刘西西" w:date="2024-05-13T16:15:00Z">
        <w:r>
          <w:rPr>
            <w:rFonts w:ascii="微软雅黑" w:hAnsi="微软雅黑"/>
            <w:szCs w:val="21"/>
          </w:rPr>
          <w:fldChar w:fldCharType="begin"/>
        </w:r>
      </w:ins>
      <w:ins w:id="466" w:author="刘西西" w:date="2024-05-13T16:15:00Z">
        <w:r>
          <w:rPr>
            <w:rFonts w:ascii="微软雅黑" w:hAnsi="微软雅黑"/>
            <w:szCs w:val="21"/>
          </w:rPr>
          <w:instrText xml:space="preserve"> HYPERLINK \l _Toc1968596078 </w:instrText>
        </w:r>
      </w:ins>
      <w:ins w:id="467" w:author="刘西西" w:date="2024-05-13T16:15:00Z">
        <w:r>
          <w:rPr>
            <w:rFonts w:ascii="微软雅黑" w:hAnsi="微软雅黑"/>
            <w:szCs w:val="21"/>
          </w:rPr>
          <w:fldChar w:fldCharType="separate"/>
        </w:r>
      </w:ins>
      <w:ins w:id="468" w:author="刘西西" w:date="2024-05-13T16:15:00Z">
        <w:r>
          <w:rPr>
            <w:rFonts w:hint="eastAsia"/>
          </w:rPr>
          <w:t>1</w:t>
        </w:r>
      </w:ins>
      <w:ins w:id="469" w:author="刘西西" w:date="2024-05-13T16:15:00Z">
        <w:r>
          <w:rPr/>
          <w:t xml:space="preserve">.2 </w:t>
        </w:r>
      </w:ins>
      <w:ins w:id="470" w:author="刘西西" w:date="2024-05-13T16:15:00Z">
        <w:r>
          <w:rPr>
            <w:rFonts w:hint="eastAsia"/>
          </w:rPr>
          <w:t>阅读范围</w:t>
        </w:r>
      </w:ins>
      <w:ins w:id="471" w:author="刘西西" w:date="2024-05-13T16:15:00Z">
        <w:r>
          <w:rPr/>
          <w:tab/>
        </w:r>
      </w:ins>
      <w:ins w:id="472" w:author="刘西西" w:date="2024-05-13T16:15:00Z">
        <w:r>
          <w:rPr/>
          <w:fldChar w:fldCharType="begin"/>
        </w:r>
      </w:ins>
      <w:ins w:id="473" w:author="刘西西" w:date="2024-05-13T16:15:00Z">
        <w:r>
          <w:rPr/>
          <w:instrText xml:space="preserve"> PAGEREF _Toc1968596078 \h </w:instrText>
        </w:r>
      </w:ins>
      <w:ins w:id="474" w:author="刘西西" w:date="2024-05-13T16:15:00Z">
        <w:r>
          <w:rPr/>
          <w:fldChar w:fldCharType="separate"/>
        </w:r>
      </w:ins>
      <w:ins w:id="475" w:author="刘西西" w:date="2024-05-13T16:15:01Z">
        <w:r>
          <w:rPr/>
          <w:t>6</w:t>
        </w:r>
      </w:ins>
      <w:ins w:id="476" w:author="刘西西" w:date="2024-05-13T16:15:00Z">
        <w:r>
          <w:rPr/>
          <w:fldChar w:fldCharType="end"/>
        </w:r>
      </w:ins>
      <w:ins w:id="477" w:author="刘西西" w:date="2024-05-13T16:15:00Z">
        <w:r>
          <w:rPr>
            <w:rFonts w:ascii="微软雅黑" w:hAnsi="微软雅黑"/>
            <w:szCs w:val="21"/>
          </w:rPr>
          <w:fldChar w:fldCharType="end"/>
        </w:r>
      </w:ins>
    </w:p>
    <w:p>
      <w:pPr>
        <w:pStyle w:val="21"/>
        <w:tabs>
          <w:tab w:val="right" w:leader="dot" w:pos="8306"/>
        </w:tabs>
        <w:rPr>
          <w:ins w:id="478" w:author="刘西西" w:date="2024-05-13T16:15:00Z"/>
        </w:rPr>
      </w:pPr>
      <w:ins w:id="479" w:author="刘西西" w:date="2024-05-13T16:15:00Z">
        <w:r>
          <w:rPr>
            <w:rFonts w:ascii="微软雅黑" w:hAnsi="微软雅黑"/>
            <w:szCs w:val="21"/>
          </w:rPr>
          <w:fldChar w:fldCharType="begin"/>
        </w:r>
      </w:ins>
      <w:ins w:id="480" w:author="刘西西" w:date="2024-05-13T16:15:00Z">
        <w:r>
          <w:rPr>
            <w:rFonts w:ascii="微软雅黑" w:hAnsi="微软雅黑"/>
            <w:szCs w:val="21"/>
          </w:rPr>
          <w:instrText xml:space="preserve"> HYPERLINK \l _Toc1197166326 </w:instrText>
        </w:r>
      </w:ins>
      <w:ins w:id="481" w:author="刘西西" w:date="2024-05-13T16:15:00Z">
        <w:r>
          <w:rPr>
            <w:rFonts w:ascii="微软雅黑" w:hAnsi="微软雅黑"/>
            <w:szCs w:val="21"/>
          </w:rPr>
          <w:fldChar w:fldCharType="separate"/>
        </w:r>
      </w:ins>
      <w:ins w:id="482" w:author="刘西西" w:date="2024-05-13T16:15:00Z">
        <w:r>
          <w:rPr>
            <w:rFonts w:hint="default"/>
          </w:rPr>
          <w:t xml:space="preserve">2. </w:t>
        </w:r>
      </w:ins>
      <w:ins w:id="483" w:author="刘西西" w:date="2024-05-13T16:15:00Z">
        <w:r>
          <w:rPr>
            <w:rFonts w:hint="eastAsia"/>
            <w:lang w:val="en-US" w:eastAsia="zh-CN"/>
          </w:rPr>
          <w:t>财务升级项目</w:t>
        </w:r>
      </w:ins>
      <w:ins w:id="484" w:author="刘西西" w:date="2024-05-13T16:15:00Z">
        <w:r>
          <w:rPr>
            <w:rFonts w:hint="eastAsia"/>
          </w:rPr>
          <w:t>整体概述</w:t>
        </w:r>
      </w:ins>
      <w:ins w:id="485" w:author="刘西西" w:date="2024-05-13T16:15:00Z">
        <w:r>
          <w:rPr/>
          <w:tab/>
        </w:r>
      </w:ins>
      <w:ins w:id="486" w:author="刘西西" w:date="2024-05-13T16:15:00Z">
        <w:r>
          <w:rPr/>
          <w:fldChar w:fldCharType="begin"/>
        </w:r>
      </w:ins>
      <w:ins w:id="487" w:author="刘西西" w:date="2024-05-13T16:15:00Z">
        <w:r>
          <w:rPr/>
          <w:instrText xml:space="preserve"> PAGEREF _Toc1197166326 \h </w:instrText>
        </w:r>
      </w:ins>
      <w:ins w:id="488" w:author="刘西西" w:date="2024-05-13T16:15:00Z">
        <w:r>
          <w:rPr/>
          <w:fldChar w:fldCharType="separate"/>
        </w:r>
      </w:ins>
      <w:ins w:id="489" w:author="刘西西" w:date="2024-05-13T16:15:01Z">
        <w:r>
          <w:rPr/>
          <w:t>6</w:t>
        </w:r>
      </w:ins>
      <w:ins w:id="490" w:author="刘西西" w:date="2024-05-13T16:15:00Z">
        <w:r>
          <w:rPr/>
          <w:fldChar w:fldCharType="end"/>
        </w:r>
      </w:ins>
      <w:ins w:id="491" w:author="刘西西" w:date="2024-05-13T16:15:00Z">
        <w:r>
          <w:rPr>
            <w:rFonts w:ascii="微软雅黑" w:hAnsi="微软雅黑"/>
            <w:szCs w:val="21"/>
          </w:rPr>
          <w:fldChar w:fldCharType="end"/>
        </w:r>
      </w:ins>
    </w:p>
    <w:p>
      <w:pPr>
        <w:pStyle w:val="24"/>
        <w:tabs>
          <w:tab w:val="right" w:leader="dot" w:pos="8306"/>
        </w:tabs>
        <w:rPr>
          <w:ins w:id="492" w:author="刘西西" w:date="2024-05-13T16:15:00Z"/>
        </w:rPr>
      </w:pPr>
      <w:ins w:id="493" w:author="刘西西" w:date="2024-05-13T16:15:00Z">
        <w:r>
          <w:rPr>
            <w:rFonts w:ascii="微软雅黑" w:hAnsi="微软雅黑"/>
            <w:szCs w:val="21"/>
          </w:rPr>
          <w:fldChar w:fldCharType="begin"/>
        </w:r>
      </w:ins>
      <w:ins w:id="494" w:author="刘西西" w:date="2024-05-13T16:15:00Z">
        <w:r>
          <w:rPr>
            <w:rFonts w:ascii="微软雅黑" w:hAnsi="微软雅黑"/>
            <w:szCs w:val="21"/>
          </w:rPr>
          <w:instrText xml:space="preserve"> HYPERLINK \l _Toc1429814936 </w:instrText>
        </w:r>
      </w:ins>
      <w:ins w:id="495" w:author="刘西西" w:date="2024-05-13T16:15:00Z">
        <w:r>
          <w:rPr>
            <w:rFonts w:ascii="微软雅黑" w:hAnsi="微软雅黑"/>
            <w:szCs w:val="21"/>
          </w:rPr>
          <w:fldChar w:fldCharType="separate"/>
        </w:r>
      </w:ins>
      <w:ins w:id="496" w:author="刘西西" w:date="2024-05-13T16:15:00Z">
        <w:r>
          <w:rPr/>
          <w:t xml:space="preserve">2.1 </w:t>
        </w:r>
      </w:ins>
      <w:ins w:id="497" w:author="刘西西" w:date="2024-05-13T16:15:00Z">
        <w:r>
          <w:rPr>
            <w:rFonts w:hint="eastAsia"/>
          </w:rPr>
          <w:t>项目建设背景</w:t>
        </w:r>
      </w:ins>
      <w:ins w:id="498" w:author="刘西西" w:date="2024-05-13T16:15:00Z">
        <w:r>
          <w:rPr/>
          <w:tab/>
        </w:r>
      </w:ins>
      <w:ins w:id="499" w:author="刘西西" w:date="2024-05-13T16:15:00Z">
        <w:r>
          <w:rPr/>
          <w:fldChar w:fldCharType="begin"/>
        </w:r>
      </w:ins>
      <w:ins w:id="500" w:author="刘西西" w:date="2024-05-13T16:15:00Z">
        <w:r>
          <w:rPr/>
          <w:instrText xml:space="preserve"> PAGEREF _Toc1429814936 \h </w:instrText>
        </w:r>
      </w:ins>
      <w:ins w:id="501" w:author="刘西西" w:date="2024-05-13T16:15:00Z">
        <w:r>
          <w:rPr/>
          <w:fldChar w:fldCharType="separate"/>
        </w:r>
      </w:ins>
      <w:ins w:id="502" w:author="刘西西" w:date="2024-05-13T16:15:01Z">
        <w:r>
          <w:rPr/>
          <w:t>6</w:t>
        </w:r>
      </w:ins>
      <w:ins w:id="503" w:author="刘西西" w:date="2024-05-13T16:15:00Z">
        <w:r>
          <w:rPr/>
          <w:fldChar w:fldCharType="end"/>
        </w:r>
      </w:ins>
      <w:ins w:id="504" w:author="刘西西" w:date="2024-05-13T16:15:00Z">
        <w:r>
          <w:rPr>
            <w:rFonts w:ascii="微软雅黑" w:hAnsi="微软雅黑"/>
            <w:szCs w:val="21"/>
          </w:rPr>
          <w:fldChar w:fldCharType="end"/>
        </w:r>
      </w:ins>
    </w:p>
    <w:p>
      <w:pPr>
        <w:pStyle w:val="24"/>
        <w:tabs>
          <w:tab w:val="right" w:leader="dot" w:pos="8306"/>
        </w:tabs>
        <w:rPr>
          <w:ins w:id="505" w:author="刘西西" w:date="2024-05-13T16:15:00Z"/>
        </w:rPr>
      </w:pPr>
      <w:ins w:id="506" w:author="刘西西" w:date="2024-05-13T16:15:00Z">
        <w:r>
          <w:rPr>
            <w:rFonts w:ascii="微软雅黑" w:hAnsi="微软雅黑"/>
            <w:szCs w:val="21"/>
          </w:rPr>
          <w:fldChar w:fldCharType="begin"/>
        </w:r>
      </w:ins>
      <w:ins w:id="507" w:author="刘西西" w:date="2024-05-13T16:15:00Z">
        <w:r>
          <w:rPr>
            <w:rFonts w:ascii="微软雅黑" w:hAnsi="微软雅黑"/>
            <w:szCs w:val="21"/>
          </w:rPr>
          <w:instrText xml:space="preserve"> HYPERLINK \l _Toc291790091 </w:instrText>
        </w:r>
      </w:ins>
      <w:ins w:id="508" w:author="刘西西" w:date="2024-05-13T16:15:00Z">
        <w:r>
          <w:rPr>
            <w:rFonts w:ascii="微软雅黑" w:hAnsi="微软雅黑"/>
            <w:szCs w:val="21"/>
          </w:rPr>
          <w:fldChar w:fldCharType="separate"/>
        </w:r>
      </w:ins>
      <w:ins w:id="509" w:author="刘西西" w:date="2024-05-13T16:15:00Z">
        <w:r>
          <w:rPr/>
          <w:t xml:space="preserve">2.2 </w:t>
        </w:r>
      </w:ins>
      <w:ins w:id="510" w:author="刘西西" w:date="2024-05-13T16:15:00Z">
        <w:r>
          <w:rPr>
            <w:rFonts w:hint="eastAsia"/>
          </w:rPr>
          <w:t>项目建设</w:t>
        </w:r>
      </w:ins>
      <w:ins w:id="511" w:author="刘西西" w:date="2024-05-13T16:15:00Z">
        <w:r>
          <w:rPr>
            <w:rFonts w:hint="eastAsia"/>
            <w:lang w:val="en-US" w:eastAsia="zh-CN"/>
          </w:rPr>
          <w:t>总体目标</w:t>
        </w:r>
      </w:ins>
      <w:ins w:id="512" w:author="刘西西" w:date="2024-05-13T16:15:00Z">
        <w:r>
          <w:rPr/>
          <w:tab/>
        </w:r>
      </w:ins>
      <w:ins w:id="513" w:author="刘西西" w:date="2024-05-13T16:15:00Z">
        <w:r>
          <w:rPr/>
          <w:fldChar w:fldCharType="begin"/>
        </w:r>
      </w:ins>
      <w:ins w:id="514" w:author="刘西西" w:date="2024-05-13T16:15:00Z">
        <w:r>
          <w:rPr/>
          <w:instrText xml:space="preserve"> PAGEREF _Toc291790091 \h </w:instrText>
        </w:r>
      </w:ins>
      <w:ins w:id="515" w:author="刘西西" w:date="2024-05-13T16:15:00Z">
        <w:r>
          <w:rPr/>
          <w:fldChar w:fldCharType="separate"/>
        </w:r>
      </w:ins>
      <w:ins w:id="516" w:author="刘西西" w:date="2024-05-13T16:15:01Z">
        <w:r>
          <w:rPr/>
          <w:t>7</w:t>
        </w:r>
      </w:ins>
      <w:ins w:id="517" w:author="刘西西" w:date="2024-05-13T16:15:00Z">
        <w:r>
          <w:rPr/>
          <w:fldChar w:fldCharType="end"/>
        </w:r>
      </w:ins>
      <w:ins w:id="518" w:author="刘西西" w:date="2024-05-13T16:15:00Z">
        <w:r>
          <w:rPr>
            <w:rFonts w:ascii="微软雅黑" w:hAnsi="微软雅黑"/>
            <w:szCs w:val="21"/>
          </w:rPr>
          <w:fldChar w:fldCharType="end"/>
        </w:r>
      </w:ins>
    </w:p>
    <w:p>
      <w:pPr>
        <w:pStyle w:val="24"/>
        <w:tabs>
          <w:tab w:val="right" w:leader="dot" w:pos="8306"/>
        </w:tabs>
        <w:rPr>
          <w:ins w:id="519" w:author="刘西西" w:date="2024-05-13T16:15:00Z"/>
        </w:rPr>
      </w:pPr>
      <w:ins w:id="520" w:author="刘西西" w:date="2024-05-13T16:15:00Z">
        <w:r>
          <w:rPr>
            <w:rFonts w:ascii="微软雅黑" w:hAnsi="微软雅黑"/>
            <w:szCs w:val="21"/>
          </w:rPr>
          <w:fldChar w:fldCharType="begin"/>
        </w:r>
      </w:ins>
      <w:ins w:id="521" w:author="刘西西" w:date="2024-05-13T16:15:00Z">
        <w:r>
          <w:rPr>
            <w:rFonts w:ascii="微软雅黑" w:hAnsi="微软雅黑"/>
            <w:szCs w:val="21"/>
          </w:rPr>
          <w:instrText xml:space="preserve"> HYPERLINK \l _Toc1686783177 </w:instrText>
        </w:r>
      </w:ins>
      <w:ins w:id="522" w:author="刘西西" w:date="2024-05-13T16:15:00Z">
        <w:r>
          <w:rPr>
            <w:rFonts w:ascii="微软雅黑" w:hAnsi="微软雅黑"/>
            <w:szCs w:val="21"/>
          </w:rPr>
          <w:fldChar w:fldCharType="separate"/>
        </w:r>
      </w:ins>
      <w:ins w:id="523" w:author="刘西西" w:date="2024-05-13T16:15:00Z">
        <w:r>
          <w:rPr/>
          <w:t xml:space="preserve">2.3 </w:t>
        </w:r>
      </w:ins>
      <w:ins w:id="524" w:author="刘西西" w:date="2024-05-13T16:15:00Z">
        <w:r>
          <w:rPr>
            <w:rFonts w:hint="eastAsia"/>
          </w:rPr>
          <w:t>项目建设内容及范围</w:t>
        </w:r>
      </w:ins>
      <w:ins w:id="525" w:author="刘西西" w:date="2024-05-13T16:15:00Z">
        <w:r>
          <w:rPr/>
          <w:tab/>
        </w:r>
      </w:ins>
      <w:ins w:id="526" w:author="刘西西" w:date="2024-05-13T16:15:00Z">
        <w:r>
          <w:rPr/>
          <w:fldChar w:fldCharType="begin"/>
        </w:r>
      </w:ins>
      <w:ins w:id="527" w:author="刘西西" w:date="2024-05-13T16:15:00Z">
        <w:r>
          <w:rPr/>
          <w:instrText xml:space="preserve"> PAGEREF _Toc1686783177 \h </w:instrText>
        </w:r>
      </w:ins>
      <w:ins w:id="528" w:author="刘西西" w:date="2024-05-13T16:15:00Z">
        <w:r>
          <w:rPr/>
          <w:fldChar w:fldCharType="separate"/>
        </w:r>
      </w:ins>
      <w:ins w:id="529" w:author="刘西西" w:date="2024-05-13T16:15:01Z">
        <w:r>
          <w:rPr/>
          <w:t>7</w:t>
        </w:r>
      </w:ins>
      <w:ins w:id="530" w:author="刘西西" w:date="2024-05-13T16:15:00Z">
        <w:r>
          <w:rPr/>
          <w:fldChar w:fldCharType="end"/>
        </w:r>
      </w:ins>
      <w:ins w:id="531" w:author="刘西西" w:date="2024-05-13T16:15:00Z">
        <w:r>
          <w:rPr>
            <w:rFonts w:ascii="微软雅黑" w:hAnsi="微软雅黑"/>
            <w:szCs w:val="21"/>
          </w:rPr>
          <w:fldChar w:fldCharType="end"/>
        </w:r>
      </w:ins>
    </w:p>
    <w:p>
      <w:pPr>
        <w:pStyle w:val="16"/>
        <w:tabs>
          <w:tab w:val="right" w:leader="dot" w:pos="8306"/>
          <w:tab w:val="clear" w:pos="8296"/>
        </w:tabs>
        <w:rPr>
          <w:ins w:id="532" w:author="刘西西" w:date="2024-05-13T16:15:00Z"/>
        </w:rPr>
      </w:pPr>
      <w:ins w:id="533" w:author="刘西西" w:date="2024-05-13T16:15:00Z">
        <w:r>
          <w:rPr>
            <w:rFonts w:ascii="微软雅黑" w:hAnsi="微软雅黑"/>
            <w:szCs w:val="21"/>
          </w:rPr>
          <w:fldChar w:fldCharType="begin"/>
        </w:r>
      </w:ins>
      <w:ins w:id="534" w:author="刘西西" w:date="2024-05-13T16:15:00Z">
        <w:r>
          <w:rPr>
            <w:rFonts w:ascii="微软雅黑" w:hAnsi="微软雅黑"/>
            <w:szCs w:val="21"/>
          </w:rPr>
          <w:instrText xml:space="preserve"> HYPERLINK \l _Toc1736596765 </w:instrText>
        </w:r>
      </w:ins>
      <w:ins w:id="535" w:author="刘西西" w:date="2024-05-13T16:15:00Z">
        <w:r>
          <w:rPr>
            <w:rFonts w:ascii="微软雅黑" w:hAnsi="微软雅黑"/>
            <w:szCs w:val="21"/>
          </w:rPr>
          <w:fldChar w:fldCharType="separate"/>
        </w:r>
      </w:ins>
      <w:ins w:id="536" w:author="刘西西" w:date="2024-05-13T16:15:00Z">
        <w:r>
          <w:rPr>
            <w:rFonts w:ascii="微软雅黑" w:hAnsi="微软雅黑"/>
          </w:rPr>
          <w:t xml:space="preserve">2.3.1 </w:t>
        </w:r>
      </w:ins>
      <w:ins w:id="537" w:author="刘西西" w:date="2024-05-13T16:15:00Z">
        <w:r>
          <w:rPr>
            <w:rFonts w:hint="eastAsia" w:ascii="微软雅黑" w:hAnsi="微软雅黑"/>
          </w:rPr>
          <w:t>实施组织范围</w:t>
        </w:r>
      </w:ins>
      <w:ins w:id="538" w:author="刘西西" w:date="2024-05-13T16:15:00Z">
        <w:r>
          <w:rPr/>
          <w:tab/>
        </w:r>
      </w:ins>
      <w:ins w:id="539" w:author="刘西西" w:date="2024-05-13T16:15:00Z">
        <w:r>
          <w:rPr/>
          <w:fldChar w:fldCharType="begin"/>
        </w:r>
      </w:ins>
      <w:ins w:id="540" w:author="刘西西" w:date="2024-05-13T16:15:00Z">
        <w:r>
          <w:rPr/>
          <w:instrText xml:space="preserve"> PAGEREF _Toc1736596765 \h </w:instrText>
        </w:r>
      </w:ins>
      <w:ins w:id="541" w:author="刘西西" w:date="2024-05-13T16:15:00Z">
        <w:r>
          <w:rPr/>
          <w:fldChar w:fldCharType="separate"/>
        </w:r>
      </w:ins>
      <w:ins w:id="542" w:author="刘西西" w:date="2024-05-13T16:15:01Z">
        <w:r>
          <w:rPr/>
          <w:t>7</w:t>
        </w:r>
      </w:ins>
      <w:ins w:id="543" w:author="刘西西" w:date="2024-05-13T16:15:00Z">
        <w:r>
          <w:rPr/>
          <w:fldChar w:fldCharType="end"/>
        </w:r>
      </w:ins>
      <w:ins w:id="544" w:author="刘西西" w:date="2024-05-13T16:15:00Z">
        <w:r>
          <w:rPr>
            <w:rFonts w:ascii="微软雅黑" w:hAnsi="微软雅黑"/>
            <w:szCs w:val="21"/>
          </w:rPr>
          <w:fldChar w:fldCharType="end"/>
        </w:r>
      </w:ins>
    </w:p>
    <w:p>
      <w:pPr>
        <w:pStyle w:val="16"/>
        <w:tabs>
          <w:tab w:val="right" w:leader="dot" w:pos="8306"/>
          <w:tab w:val="clear" w:pos="8296"/>
        </w:tabs>
        <w:rPr>
          <w:ins w:id="545" w:author="刘西西" w:date="2024-05-13T16:15:00Z"/>
        </w:rPr>
      </w:pPr>
      <w:ins w:id="546" w:author="刘西西" w:date="2024-05-13T16:15:00Z">
        <w:r>
          <w:rPr>
            <w:rFonts w:ascii="微软雅黑" w:hAnsi="微软雅黑"/>
            <w:szCs w:val="21"/>
          </w:rPr>
          <w:fldChar w:fldCharType="begin"/>
        </w:r>
      </w:ins>
      <w:ins w:id="547" w:author="刘西西" w:date="2024-05-13T16:15:00Z">
        <w:r>
          <w:rPr>
            <w:rFonts w:ascii="微软雅黑" w:hAnsi="微软雅黑"/>
            <w:szCs w:val="21"/>
          </w:rPr>
          <w:instrText xml:space="preserve"> HYPERLINK \l _Toc1874289683 </w:instrText>
        </w:r>
      </w:ins>
      <w:ins w:id="548" w:author="刘西西" w:date="2024-05-13T16:15:00Z">
        <w:r>
          <w:rPr>
            <w:rFonts w:ascii="微软雅黑" w:hAnsi="微软雅黑"/>
            <w:szCs w:val="21"/>
          </w:rPr>
          <w:fldChar w:fldCharType="separate"/>
        </w:r>
      </w:ins>
      <w:ins w:id="549" w:author="刘西西" w:date="2024-05-13T16:15:00Z">
        <w:r>
          <w:rPr>
            <w:rFonts w:ascii="微软雅黑" w:hAnsi="微软雅黑"/>
          </w:rPr>
          <w:t xml:space="preserve">2.3.2 </w:t>
        </w:r>
      </w:ins>
      <w:ins w:id="550" w:author="刘西西" w:date="2024-05-13T16:15:00Z">
        <w:r>
          <w:rPr>
            <w:rFonts w:hint="eastAsia" w:ascii="微软雅黑" w:hAnsi="微软雅黑"/>
          </w:rPr>
          <w:t>项目建设内容</w:t>
        </w:r>
      </w:ins>
      <w:ins w:id="551" w:author="刘西西" w:date="2024-05-13T16:15:00Z">
        <w:r>
          <w:rPr/>
          <w:tab/>
        </w:r>
      </w:ins>
      <w:ins w:id="552" w:author="刘西西" w:date="2024-05-13T16:15:00Z">
        <w:r>
          <w:rPr/>
          <w:fldChar w:fldCharType="begin"/>
        </w:r>
      </w:ins>
      <w:ins w:id="553" w:author="刘西西" w:date="2024-05-13T16:15:00Z">
        <w:r>
          <w:rPr/>
          <w:instrText xml:space="preserve"> PAGEREF _Toc1874289683 \h </w:instrText>
        </w:r>
      </w:ins>
      <w:ins w:id="554" w:author="刘西西" w:date="2024-05-13T16:15:00Z">
        <w:r>
          <w:rPr/>
          <w:fldChar w:fldCharType="separate"/>
        </w:r>
      </w:ins>
      <w:ins w:id="555" w:author="刘西西" w:date="2024-05-13T16:15:01Z">
        <w:r>
          <w:rPr/>
          <w:t>7</w:t>
        </w:r>
      </w:ins>
      <w:ins w:id="556" w:author="刘西西" w:date="2024-05-13T16:15:00Z">
        <w:r>
          <w:rPr/>
          <w:fldChar w:fldCharType="end"/>
        </w:r>
      </w:ins>
      <w:ins w:id="557" w:author="刘西西" w:date="2024-05-13T16:15:00Z">
        <w:r>
          <w:rPr>
            <w:rFonts w:ascii="微软雅黑" w:hAnsi="微软雅黑"/>
            <w:szCs w:val="21"/>
          </w:rPr>
          <w:fldChar w:fldCharType="end"/>
        </w:r>
      </w:ins>
    </w:p>
    <w:p>
      <w:pPr>
        <w:pStyle w:val="21"/>
        <w:tabs>
          <w:tab w:val="right" w:leader="dot" w:pos="8306"/>
        </w:tabs>
        <w:rPr>
          <w:ins w:id="558" w:author="刘西西" w:date="2024-05-13T16:15:00Z"/>
        </w:rPr>
      </w:pPr>
      <w:ins w:id="559" w:author="刘西西" w:date="2024-05-13T16:15:00Z">
        <w:r>
          <w:rPr>
            <w:rFonts w:ascii="微软雅黑" w:hAnsi="微软雅黑"/>
            <w:szCs w:val="21"/>
          </w:rPr>
          <w:fldChar w:fldCharType="begin"/>
        </w:r>
      </w:ins>
      <w:ins w:id="560" w:author="刘西西" w:date="2024-05-13T16:15:00Z">
        <w:r>
          <w:rPr>
            <w:rFonts w:ascii="微软雅黑" w:hAnsi="微软雅黑"/>
            <w:szCs w:val="21"/>
          </w:rPr>
          <w:instrText xml:space="preserve"> HYPERLINK \l _Toc1773569100 </w:instrText>
        </w:r>
      </w:ins>
      <w:ins w:id="561" w:author="刘西西" w:date="2024-05-13T16:15:00Z">
        <w:r>
          <w:rPr>
            <w:rFonts w:ascii="微软雅黑" w:hAnsi="微软雅黑"/>
            <w:szCs w:val="21"/>
          </w:rPr>
          <w:fldChar w:fldCharType="separate"/>
        </w:r>
      </w:ins>
      <w:ins w:id="562" w:author="刘西西" w:date="2024-05-13T16:15:00Z">
        <w:r>
          <w:rPr>
            <w:rFonts w:hint="default"/>
          </w:rPr>
          <w:t xml:space="preserve">3. </w:t>
        </w:r>
      </w:ins>
      <w:ins w:id="563" w:author="刘西西" w:date="2024-05-13T16:15:00Z">
        <w:r>
          <w:rPr>
            <w:rFonts w:hint="eastAsia"/>
            <w:lang w:val="en-US" w:eastAsia="zh-CN"/>
          </w:rPr>
          <w:t>业务</w:t>
        </w:r>
      </w:ins>
      <w:ins w:id="564" w:author="刘西西" w:date="2024-05-13T16:15:00Z">
        <w:r>
          <w:rPr>
            <w:rFonts w:hint="eastAsia"/>
            <w:lang w:val="en-US" w:eastAsia="zh"/>
          </w:rPr>
          <w:t>调研情况</w:t>
        </w:r>
      </w:ins>
      <w:ins w:id="565" w:author="刘西西" w:date="2024-05-13T16:15:00Z">
        <w:r>
          <w:rPr/>
          <w:tab/>
        </w:r>
      </w:ins>
      <w:ins w:id="566" w:author="刘西西" w:date="2024-05-13T16:15:00Z">
        <w:r>
          <w:rPr/>
          <w:fldChar w:fldCharType="begin"/>
        </w:r>
      </w:ins>
      <w:ins w:id="567" w:author="刘西西" w:date="2024-05-13T16:15:00Z">
        <w:r>
          <w:rPr/>
          <w:instrText xml:space="preserve"> PAGEREF _Toc1773569100 \h </w:instrText>
        </w:r>
      </w:ins>
      <w:ins w:id="568" w:author="刘西西" w:date="2024-05-13T16:15:00Z">
        <w:r>
          <w:rPr/>
          <w:fldChar w:fldCharType="separate"/>
        </w:r>
      </w:ins>
      <w:ins w:id="569" w:author="刘西西" w:date="2024-05-13T16:15:01Z">
        <w:r>
          <w:rPr/>
          <w:t>8</w:t>
        </w:r>
      </w:ins>
      <w:ins w:id="570" w:author="刘西西" w:date="2024-05-13T16:15:00Z">
        <w:r>
          <w:rPr/>
          <w:fldChar w:fldCharType="end"/>
        </w:r>
      </w:ins>
      <w:ins w:id="571" w:author="刘西西" w:date="2024-05-13T16:15:00Z">
        <w:r>
          <w:rPr>
            <w:rFonts w:ascii="微软雅黑" w:hAnsi="微软雅黑"/>
            <w:szCs w:val="21"/>
          </w:rPr>
          <w:fldChar w:fldCharType="end"/>
        </w:r>
      </w:ins>
    </w:p>
    <w:p>
      <w:pPr>
        <w:pStyle w:val="24"/>
        <w:tabs>
          <w:tab w:val="right" w:leader="dot" w:pos="8306"/>
        </w:tabs>
        <w:rPr>
          <w:ins w:id="572" w:author="刘西西" w:date="2024-05-13T16:15:00Z"/>
        </w:rPr>
      </w:pPr>
      <w:ins w:id="573" w:author="刘西西" w:date="2024-05-13T16:15:00Z">
        <w:r>
          <w:rPr>
            <w:rFonts w:ascii="微软雅黑" w:hAnsi="微软雅黑"/>
            <w:szCs w:val="21"/>
          </w:rPr>
          <w:fldChar w:fldCharType="begin"/>
        </w:r>
      </w:ins>
      <w:ins w:id="574" w:author="刘西西" w:date="2024-05-13T16:15:00Z">
        <w:r>
          <w:rPr>
            <w:rFonts w:ascii="微软雅黑" w:hAnsi="微软雅黑"/>
            <w:szCs w:val="21"/>
          </w:rPr>
          <w:instrText xml:space="preserve"> HYPERLINK \l _Toc1505355496 </w:instrText>
        </w:r>
      </w:ins>
      <w:ins w:id="575" w:author="刘西西" w:date="2024-05-13T16:15:00Z">
        <w:r>
          <w:rPr>
            <w:rFonts w:ascii="微软雅黑" w:hAnsi="微软雅黑"/>
            <w:szCs w:val="21"/>
          </w:rPr>
          <w:fldChar w:fldCharType="separate"/>
        </w:r>
      </w:ins>
      <w:ins w:id="576" w:author="刘西西" w:date="2024-05-13T16:15:00Z">
        <w:r>
          <w:rPr>
            <w:rFonts w:hint="eastAsia"/>
            <w:lang w:val="en-US" w:eastAsia="zh"/>
          </w:rPr>
          <w:t>3.1基本情况</w:t>
        </w:r>
      </w:ins>
      <w:ins w:id="577" w:author="刘西西" w:date="2024-05-13T16:15:00Z">
        <w:r>
          <w:rPr/>
          <w:tab/>
        </w:r>
      </w:ins>
      <w:ins w:id="578" w:author="刘西西" w:date="2024-05-13T16:15:00Z">
        <w:r>
          <w:rPr/>
          <w:fldChar w:fldCharType="begin"/>
        </w:r>
      </w:ins>
      <w:ins w:id="579" w:author="刘西西" w:date="2024-05-13T16:15:00Z">
        <w:r>
          <w:rPr/>
          <w:instrText xml:space="preserve"> PAGEREF _Toc1505355496 \h </w:instrText>
        </w:r>
      </w:ins>
      <w:ins w:id="580" w:author="刘西西" w:date="2024-05-13T16:15:00Z">
        <w:r>
          <w:rPr/>
          <w:fldChar w:fldCharType="separate"/>
        </w:r>
      </w:ins>
      <w:ins w:id="581" w:author="刘西西" w:date="2024-05-13T16:15:01Z">
        <w:r>
          <w:rPr/>
          <w:t>8</w:t>
        </w:r>
      </w:ins>
      <w:ins w:id="582" w:author="刘西西" w:date="2024-05-13T16:15:00Z">
        <w:r>
          <w:rPr/>
          <w:fldChar w:fldCharType="end"/>
        </w:r>
      </w:ins>
      <w:ins w:id="583" w:author="刘西西" w:date="2024-05-13T16:15:00Z">
        <w:r>
          <w:rPr>
            <w:rFonts w:ascii="微软雅黑" w:hAnsi="微软雅黑"/>
            <w:szCs w:val="21"/>
          </w:rPr>
          <w:fldChar w:fldCharType="end"/>
        </w:r>
      </w:ins>
    </w:p>
    <w:p>
      <w:pPr>
        <w:pStyle w:val="24"/>
        <w:tabs>
          <w:tab w:val="right" w:leader="dot" w:pos="8306"/>
        </w:tabs>
        <w:rPr>
          <w:ins w:id="584" w:author="刘西西" w:date="2024-05-13T16:15:00Z"/>
        </w:rPr>
      </w:pPr>
      <w:ins w:id="585" w:author="刘西西" w:date="2024-05-13T16:15:00Z">
        <w:r>
          <w:rPr>
            <w:rFonts w:ascii="微软雅黑" w:hAnsi="微软雅黑"/>
            <w:szCs w:val="21"/>
          </w:rPr>
          <w:fldChar w:fldCharType="begin"/>
        </w:r>
      </w:ins>
      <w:ins w:id="586" w:author="刘西西" w:date="2024-05-13T16:15:00Z">
        <w:r>
          <w:rPr>
            <w:rFonts w:ascii="微软雅黑" w:hAnsi="微软雅黑"/>
            <w:szCs w:val="21"/>
          </w:rPr>
          <w:instrText xml:space="preserve"> HYPERLINK \l _Toc926070036 </w:instrText>
        </w:r>
      </w:ins>
      <w:ins w:id="587" w:author="刘西西" w:date="2024-05-13T16:15:00Z">
        <w:r>
          <w:rPr>
            <w:rFonts w:ascii="微软雅黑" w:hAnsi="微软雅黑"/>
            <w:szCs w:val="21"/>
          </w:rPr>
          <w:fldChar w:fldCharType="separate"/>
        </w:r>
      </w:ins>
      <w:ins w:id="588" w:author="刘西西" w:date="2024-05-13T16:15:00Z">
        <w:r>
          <w:rPr>
            <w:rFonts w:hint="eastAsia"/>
            <w:lang w:val="en-US" w:eastAsia="zh"/>
          </w:rPr>
          <w:t>3.2信息化现状总结</w:t>
        </w:r>
      </w:ins>
      <w:ins w:id="589" w:author="刘西西" w:date="2024-05-13T16:15:00Z">
        <w:r>
          <w:rPr/>
          <w:tab/>
        </w:r>
      </w:ins>
      <w:ins w:id="590" w:author="刘西西" w:date="2024-05-13T16:15:00Z">
        <w:r>
          <w:rPr/>
          <w:fldChar w:fldCharType="begin"/>
        </w:r>
      </w:ins>
      <w:ins w:id="591" w:author="刘西西" w:date="2024-05-13T16:15:00Z">
        <w:r>
          <w:rPr/>
          <w:instrText xml:space="preserve"> PAGEREF _Toc926070036 \h </w:instrText>
        </w:r>
      </w:ins>
      <w:ins w:id="592" w:author="刘西西" w:date="2024-05-13T16:15:00Z">
        <w:r>
          <w:rPr/>
          <w:fldChar w:fldCharType="separate"/>
        </w:r>
      </w:ins>
      <w:ins w:id="593" w:author="刘西西" w:date="2024-05-13T16:15:01Z">
        <w:r>
          <w:rPr/>
          <w:t>8</w:t>
        </w:r>
      </w:ins>
      <w:ins w:id="594" w:author="刘西西" w:date="2024-05-13T16:15:00Z">
        <w:r>
          <w:rPr/>
          <w:fldChar w:fldCharType="end"/>
        </w:r>
      </w:ins>
      <w:ins w:id="595" w:author="刘西西" w:date="2024-05-13T16:15:00Z">
        <w:r>
          <w:rPr>
            <w:rFonts w:ascii="微软雅黑" w:hAnsi="微软雅黑"/>
            <w:szCs w:val="21"/>
          </w:rPr>
          <w:fldChar w:fldCharType="end"/>
        </w:r>
      </w:ins>
    </w:p>
    <w:p>
      <w:pPr>
        <w:pStyle w:val="21"/>
        <w:tabs>
          <w:tab w:val="right" w:leader="dot" w:pos="8306"/>
        </w:tabs>
        <w:rPr>
          <w:ins w:id="596" w:author="刘西西" w:date="2024-05-13T16:15:00Z"/>
        </w:rPr>
      </w:pPr>
      <w:ins w:id="597" w:author="刘西西" w:date="2024-05-13T16:15:00Z">
        <w:r>
          <w:rPr>
            <w:rFonts w:ascii="微软雅黑" w:hAnsi="微软雅黑"/>
            <w:szCs w:val="21"/>
          </w:rPr>
          <w:fldChar w:fldCharType="begin"/>
        </w:r>
      </w:ins>
      <w:ins w:id="598" w:author="刘西西" w:date="2024-05-13T16:15:00Z">
        <w:r>
          <w:rPr>
            <w:rFonts w:ascii="微软雅黑" w:hAnsi="微软雅黑"/>
            <w:szCs w:val="21"/>
          </w:rPr>
          <w:instrText xml:space="preserve"> HYPERLINK \l _Toc1128795217 </w:instrText>
        </w:r>
      </w:ins>
      <w:ins w:id="599" w:author="刘西西" w:date="2024-05-13T16:15:00Z">
        <w:r>
          <w:rPr>
            <w:rFonts w:ascii="微软雅黑" w:hAnsi="微软雅黑"/>
            <w:szCs w:val="21"/>
          </w:rPr>
          <w:fldChar w:fldCharType="separate"/>
        </w:r>
      </w:ins>
      <w:ins w:id="600" w:author="刘西西" w:date="2024-05-13T16:15:00Z">
        <w:r>
          <w:rPr>
            <w:rFonts w:hint="default"/>
          </w:rPr>
          <w:t xml:space="preserve">4. </w:t>
        </w:r>
      </w:ins>
      <w:ins w:id="601" w:author="刘西西" w:date="2024-05-13T16:15:00Z">
        <w:r>
          <w:rPr>
            <w:rFonts w:hint="eastAsia"/>
            <w:lang w:eastAsia="zh"/>
          </w:rPr>
          <w:t>财务升级改造方案</w:t>
        </w:r>
      </w:ins>
      <w:ins w:id="602" w:author="刘西西" w:date="2024-05-13T16:15:00Z">
        <w:r>
          <w:rPr/>
          <w:tab/>
        </w:r>
      </w:ins>
      <w:ins w:id="603" w:author="刘西西" w:date="2024-05-13T16:15:00Z">
        <w:r>
          <w:rPr/>
          <w:fldChar w:fldCharType="begin"/>
        </w:r>
      </w:ins>
      <w:ins w:id="604" w:author="刘西西" w:date="2024-05-13T16:15:00Z">
        <w:r>
          <w:rPr/>
          <w:instrText xml:space="preserve"> PAGEREF _Toc1128795217 \h </w:instrText>
        </w:r>
      </w:ins>
      <w:ins w:id="605" w:author="刘西西" w:date="2024-05-13T16:15:00Z">
        <w:r>
          <w:rPr/>
          <w:fldChar w:fldCharType="separate"/>
        </w:r>
      </w:ins>
      <w:ins w:id="606" w:author="刘西西" w:date="2024-05-13T16:15:01Z">
        <w:r>
          <w:rPr/>
          <w:t>8</w:t>
        </w:r>
      </w:ins>
      <w:ins w:id="607" w:author="刘西西" w:date="2024-05-13T16:15:00Z">
        <w:r>
          <w:rPr/>
          <w:fldChar w:fldCharType="end"/>
        </w:r>
      </w:ins>
      <w:ins w:id="608" w:author="刘西西" w:date="2024-05-13T16:15:00Z">
        <w:r>
          <w:rPr>
            <w:rFonts w:ascii="微软雅黑" w:hAnsi="微软雅黑"/>
            <w:szCs w:val="21"/>
          </w:rPr>
          <w:fldChar w:fldCharType="end"/>
        </w:r>
      </w:ins>
    </w:p>
    <w:p>
      <w:pPr>
        <w:pStyle w:val="24"/>
        <w:tabs>
          <w:tab w:val="right" w:leader="dot" w:pos="8306"/>
        </w:tabs>
        <w:rPr>
          <w:ins w:id="609" w:author="刘西西" w:date="2024-05-13T16:15:00Z"/>
        </w:rPr>
      </w:pPr>
      <w:ins w:id="610" w:author="刘西西" w:date="2024-05-13T16:15:00Z">
        <w:r>
          <w:rPr>
            <w:rFonts w:ascii="微软雅黑" w:hAnsi="微软雅黑"/>
            <w:szCs w:val="21"/>
          </w:rPr>
          <w:fldChar w:fldCharType="begin"/>
        </w:r>
      </w:ins>
      <w:ins w:id="611" w:author="刘西西" w:date="2024-05-13T16:15:00Z">
        <w:r>
          <w:rPr>
            <w:rFonts w:ascii="微软雅黑" w:hAnsi="微软雅黑"/>
            <w:szCs w:val="21"/>
          </w:rPr>
          <w:instrText xml:space="preserve"> HYPERLINK \l _Toc106006675 </w:instrText>
        </w:r>
      </w:ins>
      <w:ins w:id="612" w:author="刘西西" w:date="2024-05-13T16:15:00Z">
        <w:r>
          <w:rPr>
            <w:rFonts w:ascii="微软雅黑" w:hAnsi="微软雅黑"/>
            <w:szCs w:val="21"/>
          </w:rPr>
          <w:fldChar w:fldCharType="separate"/>
        </w:r>
      </w:ins>
      <w:ins w:id="613" w:author="刘西西" w:date="2024-05-13T16:15:00Z">
        <w:r>
          <w:rPr>
            <w:rFonts w:hint="eastAsia"/>
            <w:lang w:val="en-US" w:eastAsia="zh"/>
          </w:rPr>
          <w:t>4.1</w:t>
        </w:r>
      </w:ins>
      <w:ins w:id="614" w:author="刘西西" w:date="2024-05-13T16:15:00Z">
        <w:r>
          <w:rPr>
            <w:rFonts w:hint="default"/>
            <w:lang w:val="en-US" w:eastAsia="zh-CN"/>
          </w:rPr>
          <w:t>NC65</w:t>
        </w:r>
      </w:ins>
      <w:ins w:id="615" w:author="刘西西" w:date="2024-05-13T16:15:00Z">
        <w:r>
          <w:rPr>
            <w:rFonts w:hint="eastAsia"/>
            <w:lang w:val="en-US" w:eastAsia="zh-CN"/>
          </w:rPr>
          <w:t>凭证制单界面</w:t>
        </w:r>
      </w:ins>
      <w:ins w:id="616" w:author="刘西西" w:date="2024-05-13T16:15:00Z">
        <w:r>
          <w:rPr>
            <w:rFonts w:hint="eastAsia"/>
            <w:lang w:val="en-US" w:eastAsia="zh"/>
          </w:rPr>
          <w:t>改造</w:t>
        </w:r>
      </w:ins>
      <w:ins w:id="617" w:author="刘西西" w:date="2024-05-13T16:15:00Z">
        <w:r>
          <w:rPr/>
          <w:tab/>
        </w:r>
      </w:ins>
      <w:ins w:id="618" w:author="刘西西" w:date="2024-05-13T16:15:00Z">
        <w:r>
          <w:rPr/>
          <w:fldChar w:fldCharType="begin"/>
        </w:r>
      </w:ins>
      <w:ins w:id="619" w:author="刘西西" w:date="2024-05-13T16:15:00Z">
        <w:r>
          <w:rPr/>
          <w:instrText xml:space="preserve"> PAGEREF _Toc106006675 \h </w:instrText>
        </w:r>
      </w:ins>
      <w:ins w:id="620" w:author="刘西西" w:date="2024-05-13T16:15:00Z">
        <w:r>
          <w:rPr/>
          <w:fldChar w:fldCharType="separate"/>
        </w:r>
      </w:ins>
      <w:ins w:id="621" w:author="刘西西" w:date="2024-05-13T16:15:01Z">
        <w:r>
          <w:rPr/>
          <w:t>8</w:t>
        </w:r>
      </w:ins>
      <w:ins w:id="622" w:author="刘西西" w:date="2024-05-13T16:15:00Z">
        <w:r>
          <w:rPr/>
          <w:fldChar w:fldCharType="end"/>
        </w:r>
      </w:ins>
      <w:ins w:id="623" w:author="刘西西" w:date="2024-05-13T16:15:00Z">
        <w:r>
          <w:rPr>
            <w:rFonts w:ascii="微软雅黑" w:hAnsi="微软雅黑"/>
            <w:szCs w:val="21"/>
          </w:rPr>
          <w:fldChar w:fldCharType="end"/>
        </w:r>
      </w:ins>
    </w:p>
    <w:p>
      <w:pPr>
        <w:pStyle w:val="16"/>
        <w:tabs>
          <w:tab w:val="right" w:leader="dot" w:pos="8306"/>
          <w:tab w:val="clear" w:pos="8296"/>
        </w:tabs>
        <w:rPr>
          <w:ins w:id="624" w:author="刘西西" w:date="2024-05-13T16:15:00Z"/>
        </w:rPr>
      </w:pPr>
      <w:ins w:id="625" w:author="刘西西" w:date="2024-05-13T16:15:00Z">
        <w:r>
          <w:rPr>
            <w:rFonts w:ascii="微软雅黑" w:hAnsi="微软雅黑"/>
            <w:szCs w:val="21"/>
          </w:rPr>
          <w:fldChar w:fldCharType="begin"/>
        </w:r>
      </w:ins>
      <w:ins w:id="626" w:author="刘西西" w:date="2024-05-13T16:15:00Z">
        <w:r>
          <w:rPr>
            <w:rFonts w:ascii="微软雅黑" w:hAnsi="微软雅黑"/>
            <w:szCs w:val="21"/>
          </w:rPr>
          <w:instrText xml:space="preserve"> HYPERLINK \l _Toc1840430310 </w:instrText>
        </w:r>
      </w:ins>
      <w:ins w:id="627" w:author="刘西西" w:date="2024-05-13T16:15:00Z">
        <w:r>
          <w:rPr>
            <w:rFonts w:ascii="微软雅黑" w:hAnsi="微软雅黑"/>
            <w:szCs w:val="21"/>
          </w:rPr>
          <w:fldChar w:fldCharType="separate"/>
        </w:r>
      </w:ins>
      <w:ins w:id="628" w:author="刘西西" w:date="2024-05-13T16:15:00Z">
        <w:r>
          <w:rPr>
            <w:rFonts w:hint="eastAsia"/>
            <w:lang w:eastAsia="zh"/>
          </w:rPr>
          <w:t>4.1.1</w:t>
        </w:r>
      </w:ins>
      <w:ins w:id="629" w:author="刘西西" w:date="2024-05-13T16:15:00Z">
        <w:r>
          <w:rPr>
            <w:rFonts w:hint="eastAsia"/>
          </w:rPr>
          <w:t>现状描述</w:t>
        </w:r>
      </w:ins>
      <w:ins w:id="630" w:author="刘西西" w:date="2024-05-13T16:15:00Z">
        <w:r>
          <w:rPr/>
          <w:tab/>
        </w:r>
      </w:ins>
      <w:ins w:id="631" w:author="刘西西" w:date="2024-05-13T16:15:00Z">
        <w:r>
          <w:rPr/>
          <w:fldChar w:fldCharType="begin"/>
        </w:r>
      </w:ins>
      <w:ins w:id="632" w:author="刘西西" w:date="2024-05-13T16:15:00Z">
        <w:r>
          <w:rPr/>
          <w:instrText xml:space="preserve"> PAGEREF _Toc1840430310 \h </w:instrText>
        </w:r>
      </w:ins>
      <w:ins w:id="633" w:author="刘西西" w:date="2024-05-13T16:15:00Z">
        <w:r>
          <w:rPr/>
          <w:fldChar w:fldCharType="separate"/>
        </w:r>
      </w:ins>
      <w:ins w:id="634" w:author="刘西西" w:date="2024-05-13T16:15:01Z">
        <w:r>
          <w:rPr/>
          <w:t>8</w:t>
        </w:r>
      </w:ins>
      <w:ins w:id="635" w:author="刘西西" w:date="2024-05-13T16:15:00Z">
        <w:r>
          <w:rPr/>
          <w:fldChar w:fldCharType="end"/>
        </w:r>
      </w:ins>
      <w:ins w:id="636" w:author="刘西西" w:date="2024-05-13T16:15:00Z">
        <w:r>
          <w:rPr>
            <w:rFonts w:ascii="微软雅黑" w:hAnsi="微软雅黑"/>
            <w:szCs w:val="21"/>
          </w:rPr>
          <w:fldChar w:fldCharType="end"/>
        </w:r>
      </w:ins>
    </w:p>
    <w:p>
      <w:pPr>
        <w:pStyle w:val="16"/>
        <w:tabs>
          <w:tab w:val="right" w:leader="dot" w:pos="8306"/>
          <w:tab w:val="clear" w:pos="8296"/>
        </w:tabs>
        <w:rPr>
          <w:ins w:id="637" w:author="刘西西" w:date="2024-05-13T16:15:00Z"/>
        </w:rPr>
      </w:pPr>
      <w:ins w:id="638" w:author="刘西西" w:date="2024-05-13T16:15:00Z">
        <w:r>
          <w:rPr>
            <w:rFonts w:ascii="微软雅黑" w:hAnsi="微软雅黑"/>
            <w:szCs w:val="21"/>
          </w:rPr>
          <w:fldChar w:fldCharType="begin"/>
        </w:r>
      </w:ins>
      <w:ins w:id="639" w:author="刘西西" w:date="2024-05-13T16:15:00Z">
        <w:r>
          <w:rPr>
            <w:rFonts w:ascii="微软雅黑" w:hAnsi="微软雅黑"/>
            <w:szCs w:val="21"/>
          </w:rPr>
          <w:instrText xml:space="preserve"> HYPERLINK \l _Toc1393751696 </w:instrText>
        </w:r>
      </w:ins>
      <w:ins w:id="640" w:author="刘西西" w:date="2024-05-13T16:15:00Z">
        <w:r>
          <w:rPr>
            <w:rFonts w:ascii="微软雅黑" w:hAnsi="微软雅黑"/>
            <w:szCs w:val="21"/>
          </w:rPr>
          <w:fldChar w:fldCharType="separate"/>
        </w:r>
      </w:ins>
      <w:ins w:id="641" w:author="刘西西" w:date="2024-05-13T16:15:00Z">
        <w:r>
          <w:rPr>
            <w:rFonts w:hint="eastAsia"/>
            <w:lang w:eastAsia="zh"/>
          </w:rPr>
          <w:t>4.1.2</w:t>
        </w:r>
      </w:ins>
      <w:ins w:id="642" w:author="刘西西" w:date="2024-05-13T16:15:00Z">
        <w:r>
          <w:rPr>
            <w:rFonts w:hint="eastAsia"/>
            <w:lang w:val="en-US" w:eastAsia="zh-CN"/>
          </w:rPr>
          <w:t>业务需求</w:t>
        </w:r>
      </w:ins>
      <w:ins w:id="643" w:author="刘西西" w:date="2024-05-13T16:15:00Z">
        <w:r>
          <w:rPr/>
          <w:tab/>
        </w:r>
      </w:ins>
      <w:ins w:id="644" w:author="刘西西" w:date="2024-05-13T16:15:00Z">
        <w:r>
          <w:rPr/>
          <w:fldChar w:fldCharType="begin"/>
        </w:r>
      </w:ins>
      <w:ins w:id="645" w:author="刘西西" w:date="2024-05-13T16:15:00Z">
        <w:r>
          <w:rPr/>
          <w:instrText xml:space="preserve"> PAGEREF _Toc1393751696 \h </w:instrText>
        </w:r>
      </w:ins>
      <w:ins w:id="646" w:author="刘西西" w:date="2024-05-13T16:15:00Z">
        <w:r>
          <w:rPr/>
          <w:fldChar w:fldCharType="separate"/>
        </w:r>
      </w:ins>
      <w:ins w:id="647" w:author="刘西西" w:date="2024-05-13T16:15:01Z">
        <w:r>
          <w:rPr/>
          <w:t>9</w:t>
        </w:r>
      </w:ins>
      <w:ins w:id="648" w:author="刘西西" w:date="2024-05-13T16:15:00Z">
        <w:r>
          <w:rPr/>
          <w:fldChar w:fldCharType="end"/>
        </w:r>
      </w:ins>
      <w:ins w:id="649" w:author="刘西西" w:date="2024-05-13T16:15:00Z">
        <w:r>
          <w:rPr>
            <w:rFonts w:ascii="微软雅黑" w:hAnsi="微软雅黑"/>
            <w:szCs w:val="21"/>
          </w:rPr>
          <w:fldChar w:fldCharType="end"/>
        </w:r>
      </w:ins>
    </w:p>
    <w:p>
      <w:pPr>
        <w:pStyle w:val="16"/>
        <w:tabs>
          <w:tab w:val="right" w:leader="dot" w:pos="8306"/>
          <w:tab w:val="clear" w:pos="8296"/>
        </w:tabs>
        <w:rPr>
          <w:ins w:id="650" w:author="刘西西" w:date="2024-05-13T16:15:00Z"/>
        </w:rPr>
      </w:pPr>
      <w:ins w:id="651" w:author="刘西西" w:date="2024-05-13T16:15:00Z">
        <w:r>
          <w:rPr>
            <w:rFonts w:ascii="微软雅黑" w:hAnsi="微软雅黑"/>
            <w:szCs w:val="21"/>
          </w:rPr>
          <w:fldChar w:fldCharType="begin"/>
        </w:r>
      </w:ins>
      <w:ins w:id="652" w:author="刘西西" w:date="2024-05-13T16:15:00Z">
        <w:r>
          <w:rPr>
            <w:rFonts w:ascii="微软雅黑" w:hAnsi="微软雅黑"/>
            <w:szCs w:val="21"/>
          </w:rPr>
          <w:instrText xml:space="preserve"> HYPERLINK \l _Toc1736848412 </w:instrText>
        </w:r>
      </w:ins>
      <w:ins w:id="653" w:author="刘西西" w:date="2024-05-13T16:15:00Z">
        <w:r>
          <w:rPr>
            <w:rFonts w:ascii="微软雅黑" w:hAnsi="微软雅黑"/>
            <w:szCs w:val="21"/>
          </w:rPr>
          <w:fldChar w:fldCharType="separate"/>
        </w:r>
      </w:ins>
      <w:ins w:id="654" w:author="刘西西" w:date="2024-05-13T16:15:00Z">
        <w:r>
          <w:rPr>
            <w:rFonts w:hint="default" w:ascii="Arial" w:hAnsi="Arial" w:eastAsia="宋体" w:cs="Arial"/>
            <w:bCs/>
            <w:kern w:val="2"/>
            <w:szCs w:val="28"/>
            <w:lang w:val="en-US" w:eastAsia="zh-CN" w:bidi="ar"/>
          </w:rPr>
          <w:t>4.</w:t>
        </w:r>
      </w:ins>
      <w:ins w:id="655" w:author="刘西西" w:date="2024-05-13T16:15:00Z">
        <w:r>
          <w:rPr>
            <w:rFonts w:hint="eastAsia" w:ascii="Arial" w:hAnsi="Arial" w:eastAsia="宋体" w:cs="Arial"/>
            <w:bCs/>
            <w:kern w:val="2"/>
            <w:szCs w:val="28"/>
            <w:lang w:val="en-US" w:eastAsia="zh" w:bidi="ar"/>
          </w:rPr>
          <w:t>1.3</w:t>
        </w:r>
      </w:ins>
      <w:ins w:id="656" w:author="刘西西" w:date="2024-05-13T16:15:00Z">
        <w:r>
          <w:rPr>
            <w:rFonts w:hint="eastAsia" w:ascii="Arial" w:hAnsi="Arial" w:eastAsia="宋体" w:cs="Arial"/>
            <w:bCs/>
            <w:kern w:val="2"/>
            <w:szCs w:val="28"/>
            <w:lang w:val="en-US" w:eastAsia="zh-CN" w:bidi="ar"/>
          </w:rPr>
          <w:t>NC65制单界面改造</w:t>
        </w:r>
      </w:ins>
      <w:ins w:id="657" w:author="刘西西" w:date="2024-05-13T16:15:00Z">
        <w:r>
          <w:rPr/>
          <w:tab/>
        </w:r>
      </w:ins>
      <w:ins w:id="658" w:author="刘西西" w:date="2024-05-13T16:15:00Z">
        <w:r>
          <w:rPr/>
          <w:fldChar w:fldCharType="begin"/>
        </w:r>
      </w:ins>
      <w:ins w:id="659" w:author="刘西西" w:date="2024-05-13T16:15:00Z">
        <w:r>
          <w:rPr/>
          <w:instrText xml:space="preserve"> PAGEREF _Toc1736848412 \h </w:instrText>
        </w:r>
      </w:ins>
      <w:ins w:id="660" w:author="刘西西" w:date="2024-05-13T16:15:00Z">
        <w:r>
          <w:rPr/>
          <w:fldChar w:fldCharType="separate"/>
        </w:r>
      </w:ins>
      <w:ins w:id="661" w:author="刘西西" w:date="2024-05-13T16:15:01Z">
        <w:r>
          <w:rPr/>
          <w:t>9</w:t>
        </w:r>
      </w:ins>
      <w:ins w:id="662" w:author="刘西西" w:date="2024-05-13T16:15:00Z">
        <w:r>
          <w:rPr/>
          <w:fldChar w:fldCharType="end"/>
        </w:r>
      </w:ins>
      <w:ins w:id="663" w:author="刘西西" w:date="2024-05-13T16:15:00Z">
        <w:r>
          <w:rPr>
            <w:rFonts w:ascii="微软雅黑" w:hAnsi="微软雅黑"/>
            <w:szCs w:val="21"/>
          </w:rPr>
          <w:fldChar w:fldCharType="end"/>
        </w:r>
      </w:ins>
    </w:p>
    <w:p>
      <w:pPr>
        <w:pStyle w:val="16"/>
        <w:tabs>
          <w:tab w:val="right" w:leader="dot" w:pos="8306"/>
          <w:tab w:val="clear" w:pos="8296"/>
        </w:tabs>
        <w:rPr>
          <w:ins w:id="664" w:author="刘西西" w:date="2024-05-13T16:15:00Z"/>
        </w:rPr>
      </w:pPr>
      <w:ins w:id="665" w:author="刘西西" w:date="2024-05-13T16:15:00Z">
        <w:r>
          <w:rPr>
            <w:rFonts w:ascii="微软雅黑" w:hAnsi="微软雅黑"/>
            <w:szCs w:val="21"/>
          </w:rPr>
          <w:fldChar w:fldCharType="begin"/>
        </w:r>
      </w:ins>
      <w:ins w:id="666" w:author="刘西西" w:date="2024-05-13T16:15:00Z">
        <w:r>
          <w:rPr>
            <w:rFonts w:ascii="微软雅黑" w:hAnsi="微软雅黑"/>
            <w:szCs w:val="21"/>
          </w:rPr>
          <w:instrText xml:space="preserve"> HYPERLINK \l _Toc283046464 </w:instrText>
        </w:r>
      </w:ins>
      <w:ins w:id="667" w:author="刘西西" w:date="2024-05-13T16:15:00Z">
        <w:r>
          <w:rPr>
            <w:rFonts w:ascii="微软雅黑" w:hAnsi="微软雅黑"/>
            <w:szCs w:val="21"/>
          </w:rPr>
          <w:fldChar w:fldCharType="separate"/>
        </w:r>
      </w:ins>
      <w:ins w:id="668" w:author="刘西西" w:date="2024-05-13T16:15:00Z">
        <w:r>
          <w:rPr>
            <w:rFonts w:hint="default" w:ascii="Arial" w:hAnsi="Arial" w:eastAsia="宋体" w:cs="Arial"/>
            <w:bCs/>
            <w:kern w:val="2"/>
            <w:szCs w:val="28"/>
            <w:lang w:val="en-US" w:eastAsia="zh-CN" w:bidi="ar"/>
            <w:woUserID w:val="1"/>
          </w:rPr>
          <w:t>4.</w:t>
        </w:r>
      </w:ins>
      <w:ins w:id="669" w:author="刘西西" w:date="2024-05-13T16:15:00Z">
        <w:r>
          <w:rPr>
            <w:rFonts w:hint="eastAsia" w:ascii="Arial" w:hAnsi="Arial" w:eastAsia="宋体" w:cs="Arial"/>
            <w:bCs/>
            <w:kern w:val="2"/>
            <w:szCs w:val="28"/>
            <w:lang w:val="en-US" w:eastAsia="zh" w:bidi="ar"/>
            <w:woUserID w:val="1"/>
          </w:rPr>
          <w:t>1.4费用报销系统推送NC65（先付款后到发票）</w:t>
        </w:r>
      </w:ins>
      <w:ins w:id="670" w:author="刘西西" w:date="2024-05-13T16:15:00Z">
        <w:r>
          <w:rPr/>
          <w:tab/>
        </w:r>
      </w:ins>
      <w:ins w:id="671" w:author="刘西西" w:date="2024-05-13T16:15:00Z">
        <w:r>
          <w:rPr/>
          <w:fldChar w:fldCharType="begin"/>
        </w:r>
      </w:ins>
      <w:ins w:id="672" w:author="刘西西" w:date="2024-05-13T16:15:00Z">
        <w:r>
          <w:rPr/>
          <w:instrText xml:space="preserve"> PAGEREF _Toc283046464 \h </w:instrText>
        </w:r>
      </w:ins>
      <w:ins w:id="673" w:author="刘西西" w:date="2024-05-13T16:15:00Z">
        <w:r>
          <w:rPr/>
          <w:fldChar w:fldCharType="separate"/>
        </w:r>
      </w:ins>
      <w:ins w:id="674" w:author="刘西西" w:date="2024-05-13T16:15:01Z">
        <w:r>
          <w:rPr/>
          <w:t>14</w:t>
        </w:r>
      </w:ins>
      <w:ins w:id="675" w:author="刘西西" w:date="2024-05-13T16:15:00Z">
        <w:r>
          <w:rPr/>
          <w:fldChar w:fldCharType="end"/>
        </w:r>
      </w:ins>
      <w:ins w:id="676" w:author="刘西西" w:date="2024-05-13T16:15:00Z">
        <w:r>
          <w:rPr>
            <w:rFonts w:ascii="微软雅黑" w:hAnsi="微软雅黑"/>
            <w:szCs w:val="21"/>
          </w:rPr>
          <w:fldChar w:fldCharType="end"/>
        </w:r>
      </w:ins>
    </w:p>
    <w:p>
      <w:pPr>
        <w:pStyle w:val="24"/>
        <w:tabs>
          <w:tab w:val="right" w:leader="dot" w:pos="8306"/>
        </w:tabs>
        <w:rPr>
          <w:ins w:id="677" w:author="刘西西" w:date="2024-05-13T16:15:00Z"/>
        </w:rPr>
      </w:pPr>
      <w:ins w:id="678" w:author="刘西西" w:date="2024-05-13T16:15:00Z">
        <w:r>
          <w:rPr>
            <w:rFonts w:ascii="微软雅黑" w:hAnsi="微软雅黑"/>
            <w:szCs w:val="21"/>
          </w:rPr>
          <w:fldChar w:fldCharType="begin"/>
        </w:r>
      </w:ins>
      <w:ins w:id="679" w:author="刘西西" w:date="2024-05-13T16:15:00Z">
        <w:r>
          <w:rPr>
            <w:rFonts w:ascii="微软雅黑" w:hAnsi="微软雅黑"/>
            <w:szCs w:val="21"/>
          </w:rPr>
          <w:instrText xml:space="preserve"> HYPERLINK \l _Toc968732509 </w:instrText>
        </w:r>
      </w:ins>
      <w:ins w:id="680" w:author="刘西西" w:date="2024-05-13T16:15:00Z">
        <w:r>
          <w:rPr>
            <w:rFonts w:ascii="微软雅黑" w:hAnsi="微软雅黑"/>
            <w:szCs w:val="21"/>
          </w:rPr>
          <w:fldChar w:fldCharType="separate"/>
        </w:r>
      </w:ins>
      <w:ins w:id="681" w:author="刘西西" w:date="2024-05-13T16:15:00Z">
        <w:r>
          <w:rPr>
            <w:rFonts w:hint="eastAsia"/>
            <w:lang w:val="en-US" w:eastAsia="zh"/>
          </w:rPr>
          <w:t>4.</w:t>
        </w:r>
      </w:ins>
      <w:ins w:id="682" w:author="刘西西" w:date="2024-05-13T16:15:00Z">
        <w:r>
          <w:rPr>
            <w:rFonts w:hint="eastAsia"/>
            <w:lang w:val="en-US" w:eastAsia="zh-CN"/>
          </w:rPr>
          <w:t>2进项发票台账管理（新增节点）</w:t>
        </w:r>
      </w:ins>
      <w:ins w:id="683" w:author="刘西西" w:date="2024-05-13T16:15:00Z">
        <w:r>
          <w:rPr/>
          <w:tab/>
        </w:r>
      </w:ins>
      <w:ins w:id="684" w:author="刘西西" w:date="2024-05-13T16:15:00Z">
        <w:r>
          <w:rPr/>
          <w:fldChar w:fldCharType="begin"/>
        </w:r>
      </w:ins>
      <w:ins w:id="685" w:author="刘西西" w:date="2024-05-13T16:15:00Z">
        <w:r>
          <w:rPr/>
          <w:instrText xml:space="preserve"> PAGEREF _Toc968732509 \h </w:instrText>
        </w:r>
      </w:ins>
      <w:ins w:id="686" w:author="刘西西" w:date="2024-05-13T16:15:00Z">
        <w:r>
          <w:rPr/>
          <w:fldChar w:fldCharType="separate"/>
        </w:r>
      </w:ins>
      <w:ins w:id="687" w:author="刘西西" w:date="2024-05-13T16:15:01Z">
        <w:r>
          <w:rPr/>
          <w:t>15</w:t>
        </w:r>
      </w:ins>
      <w:ins w:id="688" w:author="刘西西" w:date="2024-05-13T16:15:00Z">
        <w:r>
          <w:rPr/>
          <w:fldChar w:fldCharType="end"/>
        </w:r>
      </w:ins>
      <w:ins w:id="689" w:author="刘西西" w:date="2024-05-13T16:15:00Z">
        <w:r>
          <w:rPr>
            <w:rFonts w:ascii="微软雅黑" w:hAnsi="微软雅黑"/>
            <w:szCs w:val="21"/>
          </w:rPr>
          <w:fldChar w:fldCharType="end"/>
        </w:r>
      </w:ins>
    </w:p>
    <w:p>
      <w:pPr>
        <w:pStyle w:val="16"/>
        <w:tabs>
          <w:tab w:val="right" w:leader="dot" w:pos="8306"/>
          <w:tab w:val="clear" w:pos="8296"/>
        </w:tabs>
        <w:rPr>
          <w:ins w:id="690" w:author="刘西西" w:date="2024-05-13T16:15:00Z"/>
        </w:rPr>
      </w:pPr>
      <w:ins w:id="691" w:author="刘西西" w:date="2024-05-13T16:15:00Z">
        <w:r>
          <w:rPr>
            <w:rFonts w:ascii="微软雅黑" w:hAnsi="微软雅黑"/>
            <w:szCs w:val="21"/>
          </w:rPr>
          <w:fldChar w:fldCharType="begin"/>
        </w:r>
      </w:ins>
      <w:ins w:id="692" w:author="刘西西" w:date="2024-05-13T16:15:00Z">
        <w:r>
          <w:rPr>
            <w:rFonts w:ascii="微软雅黑" w:hAnsi="微软雅黑"/>
            <w:szCs w:val="21"/>
          </w:rPr>
          <w:instrText xml:space="preserve"> HYPERLINK \l _Toc154584783 </w:instrText>
        </w:r>
      </w:ins>
      <w:ins w:id="693" w:author="刘西西" w:date="2024-05-13T16:15:00Z">
        <w:r>
          <w:rPr>
            <w:rFonts w:ascii="微软雅黑" w:hAnsi="微软雅黑"/>
            <w:szCs w:val="21"/>
          </w:rPr>
          <w:fldChar w:fldCharType="separate"/>
        </w:r>
      </w:ins>
      <w:ins w:id="694" w:author="刘西西" w:date="2024-05-13T16:15:00Z">
        <w:r>
          <w:rPr>
            <w:rFonts w:hint="eastAsia"/>
            <w:lang w:eastAsia="zh"/>
          </w:rPr>
          <w:t>4.</w:t>
        </w:r>
      </w:ins>
      <w:ins w:id="695" w:author="刘西西" w:date="2024-05-13T16:15:00Z">
        <w:r>
          <w:rPr>
            <w:rFonts w:hint="eastAsia"/>
            <w:lang w:eastAsia="zh"/>
            <w:woUserID w:val="1"/>
          </w:rPr>
          <w:t>2</w:t>
        </w:r>
      </w:ins>
      <w:ins w:id="696" w:author="刘西西" w:date="2024-05-13T16:15:00Z">
        <w:r>
          <w:rPr>
            <w:rFonts w:hint="eastAsia"/>
            <w:lang w:eastAsia="zh"/>
          </w:rPr>
          <w:t>.1</w:t>
        </w:r>
      </w:ins>
      <w:ins w:id="697" w:author="刘西西" w:date="2024-05-13T16:15:00Z">
        <w:r>
          <w:rPr>
            <w:rFonts w:hint="eastAsia"/>
          </w:rPr>
          <w:t>现状描述</w:t>
        </w:r>
      </w:ins>
      <w:ins w:id="698" w:author="刘西西" w:date="2024-05-13T16:15:00Z">
        <w:r>
          <w:rPr/>
          <w:tab/>
        </w:r>
      </w:ins>
      <w:ins w:id="699" w:author="刘西西" w:date="2024-05-13T16:15:00Z">
        <w:r>
          <w:rPr/>
          <w:fldChar w:fldCharType="begin"/>
        </w:r>
      </w:ins>
      <w:ins w:id="700" w:author="刘西西" w:date="2024-05-13T16:15:00Z">
        <w:r>
          <w:rPr/>
          <w:instrText xml:space="preserve"> PAGEREF _Toc154584783 \h </w:instrText>
        </w:r>
      </w:ins>
      <w:ins w:id="701" w:author="刘西西" w:date="2024-05-13T16:15:00Z">
        <w:r>
          <w:rPr/>
          <w:fldChar w:fldCharType="separate"/>
        </w:r>
      </w:ins>
      <w:ins w:id="702" w:author="刘西西" w:date="2024-05-13T16:15:01Z">
        <w:r>
          <w:rPr/>
          <w:t>15</w:t>
        </w:r>
      </w:ins>
      <w:ins w:id="703" w:author="刘西西" w:date="2024-05-13T16:15:00Z">
        <w:r>
          <w:rPr/>
          <w:fldChar w:fldCharType="end"/>
        </w:r>
      </w:ins>
      <w:ins w:id="704" w:author="刘西西" w:date="2024-05-13T16:15:00Z">
        <w:r>
          <w:rPr>
            <w:rFonts w:ascii="微软雅黑" w:hAnsi="微软雅黑"/>
            <w:szCs w:val="21"/>
          </w:rPr>
          <w:fldChar w:fldCharType="end"/>
        </w:r>
      </w:ins>
    </w:p>
    <w:p>
      <w:pPr>
        <w:pStyle w:val="16"/>
        <w:tabs>
          <w:tab w:val="right" w:leader="dot" w:pos="8306"/>
          <w:tab w:val="clear" w:pos="8296"/>
        </w:tabs>
        <w:rPr>
          <w:ins w:id="705" w:author="刘西西" w:date="2024-05-13T16:15:00Z"/>
        </w:rPr>
      </w:pPr>
      <w:ins w:id="706" w:author="刘西西" w:date="2024-05-13T16:15:00Z">
        <w:r>
          <w:rPr>
            <w:rFonts w:ascii="微软雅黑" w:hAnsi="微软雅黑"/>
            <w:szCs w:val="21"/>
          </w:rPr>
          <w:fldChar w:fldCharType="begin"/>
        </w:r>
      </w:ins>
      <w:ins w:id="707" w:author="刘西西" w:date="2024-05-13T16:15:00Z">
        <w:r>
          <w:rPr>
            <w:rFonts w:ascii="微软雅黑" w:hAnsi="微软雅黑"/>
            <w:szCs w:val="21"/>
          </w:rPr>
          <w:instrText xml:space="preserve"> HYPERLINK \l _Toc1293868267 </w:instrText>
        </w:r>
      </w:ins>
      <w:ins w:id="708" w:author="刘西西" w:date="2024-05-13T16:15:00Z">
        <w:r>
          <w:rPr>
            <w:rFonts w:ascii="微软雅黑" w:hAnsi="微软雅黑"/>
            <w:szCs w:val="21"/>
          </w:rPr>
          <w:fldChar w:fldCharType="separate"/>
        </w:r>
      </w:ins>
      <w:ins w:id="709" w:author="刘西西" w:date="2024-05-13T16:15:00Z">
        <w:r>
          <w:rPr>
            <w:rFonts w:hint="eastAsia"/>
            <w:lang w:eastAsia="zh"/>
          </w:rPr>
          <w:t>4.</w:t>
        </w:r>
      </w:ins>
      <w:ins w:id="710" w:author="刘西西" w:date="2024-05-13T16:15:00Z">
        <w:r>
          <w:rPr>
            <w:rFonts w:hint="eastAsia"/>
            <w:lang w:eastAsia="zh"/>
            <w:woUserID w:val="1"/>
          </w:rPr>
          <w:t>2</w:t>
        </w:r>
      </w:ins>
      <w:ins w:id="711" w:author="刘西西" w:date="2024-05-13T16:15:00Z">
        <w:r>
          <w:rPr>
            <w:rFonts w:hint="eastAsia"/>
            <w:lang w:eastAsia="zh"/>
          </w:rPr>
          <w:t>.2</w:t>
        </w:r>
      </w:ins>
      <w:ins w:id="712" w:author="刘西西" w:date="2024-05-13T16:15:00Z">
        <w:r>
          <w:rPr>
            <w:rFonts w:hint="eastAsia"/>
            <w:lang w:val="en-US" w:eastAsia="zh-CN"/>
          </w:rPr>
          <w:t>业务需求</w:t>
        </w:r>
      </w:ins>
      <w:ins w:id="713" w:author="刘西西" w:date="2024-05-13T16:15:00Z">
        <w:r>
          <w:rPr/>
          <w:tab/>
        </w:r>
      </w:ins>
      <w:ins w:id="714" w:author="刘西西" w:date="2024-05-13T16:15:00Z">
        <w:r>
          <w:rPr/>
          <w:fldChar w:fldCharType="begin"/>
        </w:r>
      </w:ins>
      <w:ins w:id="715" w:author="刘西西" w:date="2024-05-13T16:15:00Z">
        <w:r>
          <w:rPr/>
          <w:instrText xml:space="preserve"> PAGEREF _Toc1293868267 \h </w:instrText>
        </w:r>
      </w:ins>
      <w:ins w:id="716" w:author="刘西西" w:date="2024-05-13T16:15:00Z">
        <w:r>
          <w:rPr/>
          <w:fldChar w:fldCharType="separate"/>
        </w:r>
      </w:ins>
      <w:ins w:id="717" w:author="刘西西" w:date="2024-05-13T16:15:01Z">
        <w:r>
          <w:rPr/>
          <w:t>15</w:t>
        </w:r>
      </w:ins>
      <w:ins w:id="718" w:author="刘西西" w:date="2024-05-13T16:15:00Z">
        <w:r>
          <w:rPr/>
          <w:fldChar w:fldCharType="end"/>
        </w:r>
      </w:ins>
      <w:ins w:id="719" w:author="刘西西" w:date="2024-05-13T16:15:00Z">
        <w:r>
          <w:rPr>
            <w:rFonts w:ascii="微软雅黑" w:hAnsi="微软雅黑"/>
            <w:szCs w:val="21"/>
          </w:rPr>
          <w:fldChar w:fldCharType="end"/>
        </w:r>
      </w:ins>
    </w:p>
    <w:p>
      <w:pPr>
        <w:pStyle w:val="16"/>
        <w:tabs>
          <w:tab w:val="right" w:leader="dot" w:pos="8306"/>
          <w:tab w:val="clear" w:pos="8296"/>
        </w:tabs>
        <w:rPr>
          <w:ins w:id="720" w:author="刘西西" w:date="2024-05-13T16:15:00Z"/>
        </w:rPr>
      </w:pPr>
      <w:ins w:id="721" w:author="刘西西" w:date="2024-05-13T16:15:00Z">
        <w:r>
          <w:rPr>
            <w:rFonts w:ascii="微软雅黑" w:hAnsi="微软雅黑"/>
            <w:szCs w:val="21"/>
          </w:rPr>
          <w:fldChar w:fldCharType="begin"/>
        </w:r>
      </w:ins>
      <w:ins w:id="722" w:author="刘西西" w:date="2024-05-13T16:15:00Z">
        <w:r>
          <w:rPr>
            <w:rFonts w:ascii="微软雅黑" w:hAnsi="微软雅黑"/>
            <w:szCs w:val="21"/>
          </w:rPr>
          <w:instrText xml:space="preserve"> HYPERLINK \l _Toc1007456266 </w:instrText>
        </w:r>
      </w:ins>
      <w:ins w:id="723" w:author="刘西西" w:date="2024-05-13T16:15:00Z">
        <w:r>
          <w:rPr>
            <w:rFonts w:ascii="微软雅黑" w:hAnsi="微软雅黑"/>
            <w:szCs w:val="21"/>
          </w:rPr>
          <w:fldChar w:fldCharType="separate"/>
        </w:r>
      </w:ins>
      <w:ins w:id="724" w:author="刘西西" w:date="2024-05-13T16:15:00Z">
        <w:r>
          <w:rPr>
            <w:rFonts w:hint="default" w:ascii="Arial" w:hAnsi="Arial" w:eastAsia="宋体" w:cs="Arial"/>
            <w:bCs/>
            <w:kern w:val="2"/>
            <w:szCs w:val="28"/>
            <w:lang w:val="en-US" w:eastAsia="zh-CN" w:bidi="ar"/>
          </w:rPr>
          <w:t>4.</w:t>
        </w:r>
      </w:ins>
      <w:ins w:id="725" w:author="刘西西" w:date="2024-05-13T16:15:00Z">
        <w:r>
          <w:rPr>
            <w:rFonts w:hint="eastAsia" w:ascii="Arial" w:hAnsi="Arial" w:eastAsia="宋体" w:cs="Arial"/>
            <w:bCs/>
            <w:kern w:val="2"/>
            <w:szCs w:val="28"/>
            <w:lang w:val="en-US" w:eastAsia="zh" w:bidi="ar"/>
            <w:woUserID w:val="1"/>
          </w:rPr>
          <w:t>2</w:t>
        </w:r>
      </w:ins>
      <w:ins w:id="726" w:author="刘西西" w:date="2024-05-13T16:15:00Z">
        <w:r>
          <w:rPr>
            <w:rFonts w:hint="eastAsia" w:ascii="Arial" w:hAnsi="Arial" w:eastAsia="宋体" w:cs="Arial"/>
            <w:bCs/>
            <w:kern w:val="2"/>
            <w:szCs w:val="28"/>
            <w:lang w:val="en-US" w:eastAsia="zh" w:bidi="ar"/>
          </w:rPr>
          <w:t>.3</w:t>
        </w:r>
      </w:ins>
      <w:ins w:id="727" w:author="刘西西" w:date="2024-05-13T16:15:00Z">
        <w:r>
          <w:rPr>
            <w:rFonts w:hint="eastAsia" w:ascii="Arial" w:hAnsi="Arial" w:eastAsia="宋体" w:cs="Arial"/>
            <w:bCs/>
            <w:kern w:val="2"/>
            <w:szCs w:val="28"/>
            <w:lang w:val="en-US" w:eastAsia="zh-CN" w:bidi="ar"/>
          </w:rPr>
          <w:t>进项发票管理</w:t>
        </w:r>
      </w:ins>
      <w:ins w:id="728" w:author="刘西西" w:date="2024-05-13T16:15:00Z">
        <w:r>
          <w:rPr/>
          <w:tab/>
        </w:r>
      </w:ins>
      <w:ins w:id="729" w:author="刘西西" w:date="2024-05-13T16:15:00Z">
        <w:r>
          <w:rPr/>
          <w:fldChar w:fldCharType="begin"/>
        </w:r>
      </w:ins>
      <w:ins w:id="730" w:author="刘西西" w:date="2024-05-13T16:15:00Z">
        <w:r>
          <w:rPr/>
          <w:instrText xml:space="preserve"> PAGEREF _Toc1007456266 \h </w:instrText>
        </w:r>
      </w:ins>
      <w:ins w:id="731" w:author="刘西西" w:date="2024-05-13T16:15:00Z">
        <w:r>
          <w:rPr/>
          <w:fldChar w:fldCharType="separate"/>
        </w:r>
      </w:ins>
      <w:ins w:id="732" w:author="刘西西" w:date="2024-05-13T16:15:01Z">
        <w:r>
          <w:rPr/>
          <w:t>15</w:t>
        </w:r>
      </w:ins>
      <w:ins w:id="733" w:author="刘西西" w:date="2024-05-13T16:15:00Z">
        <w:r>
          <w:rPr/>
          <w:fldChar w:fldCharType="end"/>
        </w:r>
      </w:ins>
      <w:ins w:id="734" w:author="刘西西" w:date="2024-05-13T16:15:00Z">
        <w:r>
          <w:rPr>
            <w:rFonts w:ascii="微软雅黑" w:hAnsi="微软雅黑"/>
            <w:szCs w:val="21"/>
          </w:rPr>
          <w:fldChar w:fldCharType="end"/>
        </w:r>
      </w:ins>
    </w:p>
    <w:p>
      <w:pPr>
        <w:pStyle w:val="24"/>
        <w:tabs>
          <w:tab w:val="right" w:leader="dot" w:pos="8306"/>
        </w:tabs>
        <w:rPr>
          <w:ins w:id="735" w:author="刘西西" w:date="2024-05-13T16:15:00Z"/>
        </w:rPr>
      </w:pPr>
      <w:ins w:id="736" w:author="刘西西" w:date="2024-05-13T16:15:00Z">
        <w:r>
          <w:rPr>
            <w:rFonts w:ascii="微软雅黑" w:hAnsi="微软雅黑"/>
            <w:szCs w:val="21"/>
          </w:rPr>
          <w:fldChar w:fldCharType="begin"/>
        </w:r>
      </w:ins>
      <w:ins w:id="737" w:author="刘西西" w:date="2024-05-13T16:15:00Z">
        <w:r>
          <w:rPr>
            <w:rFonts w:ascii="微软雅黑" w:hAnsi="微软雅黑"/>
            <w:szCs w:val="21"/>
          </w:rPr>
          <w:instrText xml:space="preserve"> HYPERLINK \l _Toc1831846850 </w:instrText>
        </w:r>
      </w:ins>
      <w:ins w:id="738" w:author="刘西西" w:date="2024-05-13T16:15:00Z">
        <w:r>
          <w:rPr>
            <w:rFonts w:ascii="微软雅黑" w:hAnsi="微软雅黑"/>
            <w:szCs w:val="21"/>
          </w:rPr>
          <w:fldChar w:fldCharType="separate"/>
        </w:r>
      </w:ins>
      <w:ins w:id="739" w:author="刘西西" w:date="2024-05-13T16:15:00Z">
        <w:r>
          <w:rPr>
            <w:rFonts w:hint="eastAsia"/>
            <w:lang w:val="en-US" w:eastAsia="zh"/>
            <w:woUserID w:val="1"/>
          </w:rPr>
          <w:t>4</w:t>
        </w:r>
      </w:ins>
      <w:ins w:id="740" w:author="刘西西" w:date="2024-05-13T16:15:00Z">
        <w:r>
          <w:rPr>
            <w:rFonts w:hint="eastAsia"/>
            <w:lang w:val="en-US" w:eastAsia="zh-CN"/>
          </w:rPr>
          <w:t>.</w:t>
        </w:r>
      </w:ins>
      <w:ins w:id="741" w:author="刘西西" w:date="2024-05-13T16:15:00Z">
        <w:r>
          <w:rPr>
            <w:rFonts w:hint="eastAsia"/>
            <w:lang w:val="en-US" w:eastAsia="zh"/>
            <w:woUserID w:val="1"/>
          </w:rPr>
          <w:t>3</w:t>
        </w:r>
      </w:ins>
      <w:ins w:id="742" w:author="刘西西" w:date="2024-05-13T16:15:00Z">
        <w:r>
          <w:rPr>
            <w:rFonts w:hint="eastAsia"/>
            <w:lang w:val="en-US" w:eastAsia="zh-CN"/>
          </w:rPr>
          <w:t>电子凭证综合服务平台</w:t>
        </w:r>
      </w:ins>
      <w:ins w:id="743" w:author="刘西西" w:date="2024-05-13T16:15:00Z">
        <w:r>
          <w:rPr/>
          <w:tab/>
        </w:r>
      </w:ins>
      <w:ins w:id="744" w:author="刘西西" w:date="2024-05-13T16:15:00Z">
        <w:r>
          <w:rPr/>
          <w:fldChar w:fldCharType="begin"/>
        </w:r>
      </w:ins>
      <w:ins w:id="745" w:author="刘西西" w:date="2024-05-13T16:15:00Z">
        <w:r>
          <w:rPr/>
          <w:instrText xml:space="preserve"> PAGEREF _Toc1831846850 \h </w:instrText>
        </w:r>
      </w:ins>
      <w:ins w:id="746" w:author="刘西西" w:date="2024-05-13T16:15:00Z">
        <w:r>
          <w:rPr/>
          <w:fldChar w:fldCharType="separate"/>
        </w:r>
      </w:ins>
      <w:ins w:id="747" w:author="刘西西" w:date="2024-05-13T16:15:01Z">
        <w:r>
          <w:rPr/>
          <w:t>19</w:t>
        </w:r>
      </w:ins>
      <w:ins w:id="748" w:author="刘西西" w:date="2024-05-13T16:15:00Z">
        <w:r>
          <w:rPr/>
          <w:fldChar w:fldCharType="end"/>
        </w:r>
      </w:ins>
      <w:ins w:id="749" w:author="刘西西" w:date="2024-05-13T16:15:00Z">
        <w:r>
          <w:rPr>
            <w:rFonts w:ascii="微软雅黑" w:hAnsi="微软雅黑"/>
            <w:szCs w:val="21"/>
          </w:rPr>
          <w:fldChar w:fldCharType="end"/>
        </w:r>
      </w:ins>
    </w:p>
    <w:p>
      <w:pPr>
        <w:pStyle w:val="16"/>
        <w:tabs>
          <w:tab w:val="right" w:leader="dot" w:pos="8306"/>
          <w:tab w:val="clear" w:pos="8296"/>
        </w:tabs>
        <w:rPr>
          <w:ins w:id="750" w:author="刘西西" w:date="2024-05-13T16:15:00Z"/>
        </w:rPr>
      </w:pPr>
      <w:ins w:id="751" w:author="刘西西" w:date="2024-05-13T16:15:00Z">
        <w:r>
          <w:rPr>
            <w:rFonts w:ascii="微软雅黑" w:hAnsi="微软雅黑"/>
            <w:szCs w:val="21"/>
          </w:rPr>
          <w:fldChar w:fldCharType="begin"/>
        </w:r>
      </w:ins>
      <w:ins w:id="752" w:author="刘西西" w:date="2024-05-13T16:15:00Z">
        <w:r>
          <w:rPr>
            <w:rFonts w:ascii="微软雅黑" w:hAnsi="微软雅黑"/>
            <w:szCs w:val="21"/>
          </w:rPr>
          <w:instrText xml:space="preserve"> HYPERLINK \l _Toc114834778 </w:instrText>
        </w:r>
      </w:ins>
      <w:ins w:id="753" w:author="刘西西" w:date="2024-05-13T16:15:00Z">
        <w:r>
          <w:rPr>
            <w:rFonts w:ascii="微软雅黑" w:hAnsi="微软雅黑"/>
            <w:szCs w:val="21"/>
          </w:rPr>
          <w:fldChar w:fldCharType="separate"/>
        </w:r>
      </w:ins>
      <w:ins w:id="754" w:author="刘西西" w:date="2024-05-13T16:15:00Z">
        <w:r>
          <w:rPr>
            <w:rFonts w:hint="eastAsia"/>
            <w:lang w:eastAsia="zh"/>
            <w:woUserID w:val="1"/>
          </w:rPr>
          <w:t>4.3.1业务需求</w:t>
        </w:r>
      </w:ins>
      <w:ins w:id="755" w:author="刘西西" w:date="2024-05-13T16:15:00Z">
        <w:r>
          <w:rPr/>
          <w:tab/>
        </w:r>
      </w:ins>
      <w:ins w:id="756" w:author="刘西西" w:date="2024-05-13T16:15:00Z">
        <w:r>
          <w:rPr/>
          <w:fldChar w:fldCharType="begin"/>
        </w:r>
      </w:ins>
      <w:ins w:id="757" w:author="刘西西" w:date="2024-05-13T16:15:00Z">
        <w:r>
          <w:rPr/>
          <w:instrText xml:space="preserve"> PAGEREF _Toc114834778 \h </w:instrText>
        </w:r>
      </w:ins>
      <w:ins w:id="758" w:author="刘西西" w:date="2024-05-13T16:15:00Z">
        <w:r>
          <w:rPr/>
          <w:fldChar w:fldCharType="separate"/>
        </w:r>
      </w:ins>
      <w:ins w:id="759" w:author="刘西西" w:date="2024-05-13T16:15:01Z">
        <w:r>
          <w:rPr/>
          <w:t>19</w:t>
        </w:r>
      </w:ins>
      <w:ins w:id="760" w:author="刘西西" w:date="2024-05-13T16:15:00Z">
        <w:r>
          <w:rPr/>
          <w:fldChar w:fldCharType="end"/>
        </w:r>
      </w:ins>
      <w:ins w:id="761" w:author="刘西西" w:date="2024-05-13T16:15:00Z">
        <w:r>
          <w:rPr>
            <w:rFonts w:ascii="微软雅黑" w:hAnsi="微软雅黑"/>
            <w:szCs w:val="21"/>
          </w:rPr>
          <w:fldChar w:fldCharType="end"/>
        </w:r>
      </w:ins>
    </w:p>
    <w:p>
      <w:pPr>
        <w:pStyle w:val="16"/>
        <w:tabs>
          <w:tab w:val="right" w:leader="dot" w:pos="8306"/>
          <w:tab w:val="clear" w:pos="8296"/>
        </w:tabs>
        <w:rPr>
          <w:ins w:id="762" w:author="刘西西" w:date="2024-05-13T16:15:00Z"/>
        </w:rPr>
      </w:pPr>
      <w:ins w:id="763" w:author="刘西西" w:date="2024-05-13T16:15:00Z">
        <w:r>
          <w:rPr>
            <w:rFonts w:ascii="微软雅黑" w:hAnsi="微软雅黑"/>
            <w:szCs w:val="21"/>
          </w:rPr>
          <w:fldChar w:fldCharType="begin"/>
        </w:r>
      </w:ins>
      <w:ins w:id="764" w:author="刘西西" w:date="2024-05-13T16:15:00Z">
        <w:r>
          <w:rPr>
            <w:rFonts w:ascii="微软雅黑" w:hAnsi="微软雅黑"/>
            <w:szCs w:val="21"/>
          </w:rPr>
          <w:instrText xml:space="preserve"> HYPERLINK \l _Toc466425778 </w:instrText>
        </w:r>
      </w:ins>
      <w:ins w:id="765" w:author="刘西西" w:date="2024-05-13T16:15:00Z">
        <w:r>
          <w:rPr>
            <w:rFonts w:ascii="微软雅黑" w:hAnsi="微软雅黑"/>
            <w:szCs w:val="21"/>
          </w:rPr>
          <w:fldChar w:fldCharType="separate"/>
        </w:r>
      </w:ins>
      <w:ins w:id="766" w:author="刘西西" w:date="2024-05-13T16:15:00Z">
        <w:r>
          <w:rPr>
            <w:rFonts w:hint="eastAsia"/>
            <w:lang w:eastAsia="zh"/>
            <w:woUserID w:val="1"/>
          </w:rPr>
          <w:t>4.3.2功能描述</w:t>
        </w:r>
      </w:ins>
      <w:ins w:id="767" w:author="刘西西" w:date="2024-05-13T16:15:00Z">
        <w:r>
          <w:rPr/>
          <w:tab/>
        </w:r>
      </w:ins>
      <w:ins w:id="768" w:author="刘西西" w:date="2024-05-13T16:15:00Z">
        <w:r>
          <w:rPr/>
          <w:fldChar w:fldCharType="begin"/>
        </w:r>
      </w:ins>
      <w:ins w:id="769" w:author="刘西西" w:date="2024-05-13T16:15:00Z">
        <w:r>
          <w:rPr/>
          <w:instrText xml:space="preserve"> PAGEREF _Toc466425778 \h </w:instrText>
        </w:r>
      </w:ins>
      <w:ins w:id="770" w:author="刘西西" w:date="2024-05-13T16:15:00Z">
        <w:r>
          <w:rPr/>
          <w:fldChar w:fldCharType="separate"/>
        </w:r>
      </w:ins>
      <w:ins w:id="771" w:author="刘西西" w:date="2024-05-13T16:15:01Z">
        <w:r>
          <w:rPr/>
          <w:t>19</w:t>
        </w:r>
      </w:ins>
      <w:ins w:id="772" w:author="刘西西" w:date="2024-05-13T16:15:00Z">
        <w:r>
          <w:rPr/>
          <w:fldChar w:fldCharType="end"/>
        </w:r>
      </w:ins>
      <w:ins w:id="773" w:author="刘西西" w:date="2024-05-13T16:15:00Z">
        <w:r>
          <w:rPr>
            <w:rFonts w:ascii="微软雅黑" w:hAnsi="微软雅黑"/>
            <w:szCs w:val="21"/>
          </w:rPr>
          <w:fldChar w:fldCharType="end"/>
        </w:r>
      </w:ins>
    </w:p>
    <w:p>
      <w:pPr>
        <w:spacing w:before="156" w:after="156"/>
        <w:rPr>
          <w:rFonts w:ascii="微软雅黑" w:hAnsi="微软雅黑"/>
          <w:szCs w:val="21"/>
        </w:rPr>
      </w:pPr>
      <w:r>
        <w:rPr>
          <w:rFonts w:ascii="微软雅黑" w:hAnsi="微软雅黑"/>
          <w:szCs w:val="21"/>
        </w:rPr>
        <w:fldChar w:fldCharType="end"/>
      </w:r>
    </w:p>
    <w:p>
      <w:pPr>
        <w:widowControl/>
        <w:jc w:val="left"/>
        <w:rPr>
          <w:rFonts w:ascii="微软雅黑" w:hAnsi="微软雅黑"/>
          <w:szCs w:val="21"/>
        </w:rPr>
      </w:pPr>
      <w:r>
        <w:rPr>
          <w:rFonts w:ascii="微软雅黑" w:hAnsi="微软雅黑"/>
          <w:szCs w:val="21"/>
        </w:rPr>
        <w:br w:type="page"/>
      </w:r>
    </w:p>
    <w:p>
      <w:pPr>
        <w:pStyle w:val="2"/>
      </w:pPr>
      <w:bookmarkStart w:id="8" w:name="_Toc948084348"/>
      <w:bookmarkStart w:id="9" w:name="_Toc1063771298"/>
      <w:r>
        <w:rPr>
          <w:rFonts w:hint="eastAsia"/>
        </w:rPr>
        <w:t>文档说明</w:t>
      </w:r>
      <w:bookmarkEnd w:id="8"/>
      <w:bookmarkEnd w:id="9"/>
    </w:p>
    <w:p>
      <w:pPr>
        <w:pStyle w:val="3"/>
      </w:pPr>
      <w:bookmarkStart w:id="10" w:name="_Toc326063132"/>
      <w:bookmarkStart w:id="11" w:name="_Toc523083556"/>
      <w:bookmarkStart w:id="12" w:name="_Toc1537377819"/>
      <w:r>
        <w:rPr>
          <w:rFonts w:hint="eastAsia"/>
        </w:rPr>
        <w:t>定位和目的</w:t>
      </w:r>
      <w:bookmarkEnd w:id="10"/>
      <w:bookmarkEnd w:id="11"/>
      <w:bookmarkEnd w:id="12"/>
    </w:p>
    <w:p>
      <w:pPr>
        <w:ind w:left="630" w:hanging="630" w:hangingChars="300"/>
        <w:rPr>
          <w:rFonts w:hint="eastAsia" w:asciiTheme="minorEastAsia" w:hAnsiTheme="minorEastAsia" w:eastAsiaTheme="minorEastAsia" w:cstheme="minorEastAsia"/>
          <w:bCs/>
        </w:rPr>
      </w:pPr>
      <w:r>
        <w:rPr>
          <w:rFonts w:hint="eastAsia" w:asciiTheme="minorEastAsia" w:hAnsiTheme="minorEastAsia" w:eastAsiaTheme="minorEastAsia" w:cstheme="minorEastAsia"/>
          <w:bCs/>
        </w:rPr>
        <w:t>本需求分析报告是项目蓝图设计阶段的项目里程碑文档。</w:t>
      </w:r>
    </w:p>
    <w:p>
      <w:pPr>
        <w:widowControl/>
        <w:numPr>
          <w:ilvl w:val="0"/>
          <w:numId w:val="0"/>
        </w:numPr>
        <w:spacing w:line="360" w:lineRule="auto"/>
        <w:ind w:firstLine="420" w:firstLineChars="200"/>
        <w:jc w:val="left"/>
        <w:rPr>
          <w:rFonts w:hint="eastAsia" w:asciiTheme="minorEastAsia" w:hAnsiTheme="minorEastAsia" w:eastAsiaTheme="minorEastAsia" w:cstheme="minorEastAsia"/>
          <w:bCs/>
        </w:rPr>
      </w:pPr>
      <w:r>
        <w:rPr>
          <w:rFonts w:hint="eastAsia" w:asciiTheme="minorEastAsia" w:hAnsiTheme="minorEastAsia" w:eastAsiaTheme="minorEastAsia" w:cstheme="minorEastAsia"/>
          <w:bCs/>
        </w:rPr>
        <w:t>本需求分析报告是用友项目组针对此次</w:t>
      </w:r>
      <w:r>
        <w:rPr>
          <w:rFonts w:hint="eastAsia" w:asciiTheme="minorEastAsia" w:hAnsiTheme="minorEastAsia" w:eastAsiaTheme="minorEastAsia" w:cstheme="minorEastAsia"/>
          <w:bCs/>
          <w:lang w:val="en-US" w:eastAsia="zh-CN"/>
        </w:rPr>
        <w:t>**</w:t>
      </w:r>
      <w:r>
        <w:rPr>
          <w:rFonts w:hint="eastAsia" w:asciiTheme="minorEastAsia" w:hAnsiTheme="minorEastAsia" w:eastAsiaTheme="minorEastAsia" w:cstheme="minorEastAsia"/>
          <w:bCs/>
        </w:rPr>
        <w:t>公司</w:t>
      </w:r>
      <w:r>
        <w:rPr>
          <w:rFonts w:hint="eastAsia" w:asciiTheme="minorEastAsia" w:hAnsiTheme="minorEastAsia" w:eastAsiaTheme="minorEastAsia" w:cstheme="minorEastAsia"/>
          <w:bCs/>
          <w:lang w:val="en-US" w:eastAsia="zh-CN"/>
        </w:rPr>
        <w:t>数电发票财务系统升级项目（以下简称“财务升级项目”）</w:t>
      </w:r>
      <w:r>
        <w:rPr>
          <w:rFonts w:hint="eastAsia" w:asciiTheme="minorEastAsia" w:hAnsiTheme="minorEastAsia" w:eastAsiaTheme="minorEastAsia" w:cstheme="minorEastAsia"/>
          <w:bCs/>
        </w:rPr>
        <w:t>调研活动的报告成果，其中描述了</w:t>
      </w:r>
      <w:r>
        <w:rPr>
          <w:rFonts w:hint="eastAsia" w:asciiTheme="minorEastAsia" w:hAnsiTheme="minorEastAsia" w:eastAsiaTheme="minorEastAsia" w:cstheme="minorEastAsia"/>
          <w:bCs/>
          <w:lang w:val="en-US" w:eastAsia="zh-CN"/>
        </w:rPr>
        <w:t>**</w:t>
      </w:r>
      <w:r>
        <w:rPr>
          <w:rFonts w:hint="eastAsia" w:asciiTheme="minorEastAsia" w:hAnsiTheme="minorEastAsia" w:eastAsiaTheme="minorEastAsia" w:cstheme="minorEastAsia"/>
          <w:bCs/>
        </w:rPr>
        <w:t>公司</w:t>
      </w:r>
      <w:r>
        <w:rPr>
          <w:rFonts w:hint="eastAsia" w:asciiTheme="minorEastAsia" w:hAnsiTheme="minorEastAsia" w:eastAsiaTheme="minorEastAsia" w:cstheme="minorEastAsia"/>
          <w:bCs/>
          <w:lang w:val="en-US" w:eastAsia="zh-CN"/>
        </w:rPr>
        <w:t>在财务升级项目规划内容如下：</w:t>
      </w:r>
    </w:p>
    <w:p>
      <w:pPr>
        <w:widowControl/>
        <w:numPr>
          <w:ilvl w:val="0"/>
          <w:numId w:val="3"/>
        </w:numPr>
        <w:spacing w:line="360" w:lineRule="auto"/>
        <w:ind w:left="420" w:leftChars="0" w:hanging="420" w:firstLineChars="0"/>
        <w:jc w:val="left"/>
        <w:rPr>
          <w:rFonts w:hint="eastAsia" w:asciiTheme="minorEastAsia" w:hAnsiTheme="minorEastAsia" w:eastAsiaTheme="minorEastAsia" w:cstheme="minorEastAsia"/>
          <w:bCs/>
        </w:rPr>
      </w:pPr>
      <w:r>
        <w:rPr>
          <w:rFonts w:hint="eastAsia" w:asciiTheme="minorEastAsia" w:hAnsiTheme="minorEastAsia" w:eastAsiaTheme="minorEastAsia" w:cstheme="minorEastAsia"/>
          <w:bCs/>
          <w:lang w:val="en-US" w:eastAsia="zh-CN"/>
        </w:rPr>
        <w:t>财务系统改造接收来自泛微报销系统推送预凭证、单据信息、附件信息、发票附件及发票结构化数据的接收、管理、存储、导出；</w:t>
      </w:r>
    </w:p>
    <w:p>
      <w:pPr>
        <w:widowControl/>
        <w:numPr>
          <w:ilvl w:val="0"/>
          <w:numId w:val="3"/>
        </w:numPr>
        <w:spacing w:line="360" w:lineRule="auto"/>
        <w:ind w:left="420" w:leftChars="0" w:hanging="420" w:firstLineChars="0"/>
        <w:jc w:val="left"/>
        <w:rPr>
          <w:rFonts w:hint="eastAsia" w:asciiTheme="minorEastAsia" w:hAnsiTheme="minorEastAsia" w:eastAsiaTheme="minorEastAsia" w:cstheme="minorEastAsia"/>
          <w:bCs/>
        </w:rPr>
      </w:pPr>
      <w:r>
        <w:rPr>
          <w:rFonts w:hint="eastAsia" w:asciiTheme="minorEastAsia" w:hAnsiTheme="minorEastAsia" w:eastAsiaTheme="minorEastAsia" w:cstheme="minorEastAsia"/>
          <w:bCs/>
          <w:lang w:val="en-US" w:eastAsia="zh-CN"/>
        </w:rPr>
        <w:t>财务总账通过改造实现凭证环节直接上传附件、发票信息及发票的验真功能；</w:t>
      </w:r>
    </w:p>
    <w:p>
      <w:pPr>
        <w:widowControl/>
        <w:numPr>
          <w:ilvl w:val="0"/>
          <w:numId w:val="3"/>
        </w:numPr>
        <w:spacing w:line="360" w:lineRule="auto"/>
        <w:ind w:left="420" w:leftChars="0" w:hanging="420" w:firstLineChars="0"/>
        <w:jc w:val="left"/>
        <w:rPr>
          <w:rFonts w:hint="eastAsia" w:asciiTheme="minorEastAsia" w:hAnsiTheme="minorEastAsia" w:eastAsiaTheme="minorEastAsia" w:cstheme="minorEastAsia"/>
          <w:bCs/>
        </w:rPr>
      </w:pPr>
      <w:r>
        <w:rPr>
          <w:rFonts w:hint="eastAsia" w:asciiTheme="minorEastAsia" w:hAnsiTheme="minorEastAsia" w:eastAsiaTheme="minorEastAsia" w:cstheme="minorEastAsia"/>
          <w:bCs/>
          <w:lang w:val="en-US" w:eastAsia="zh-CN"/>
        </w:rPr>
        <w:t>新增进项发票台账信息功能，管理凭证下所有进项发票信息，实现符合条件的进项发票通过勾选确认后，推送至航信进项发票勾选数据；</w:t>
      </w:r>
    </w:p>
    <w:p>
      <w:pPr>
        <w:widowControl/>
        <w:numPr>
          <w:ilvl w:val="0"/>
          <w:numId w:val="3"/>
        </w:numPr>
        <w:spacing w:line="360" w:lineRule="auto"/>
        <w:ind w:left="420" w:leftChars="0" w:hanging="420" w:firstLineChars="0"/>
        <w:jc w:val="left"/>
        <w:rPr>
          <w:rFonts w:hint="eastAsia" w:asciiTheme="minorEastAsia" w:hAnsiTheme="minorEastAsia" w:eastAsiaTheme="minorEastAsia" w:cstheme="minorEastAsia"/>
          <w:bCs/>
        </w:rPr>
      </w:pPr>
      <w:r>
        <w:rPr>
          <w:rFonts w:hint="eastAsia" w:asciiTheme="minorEastAsia" w:hAnsiTheme="minorEastAsia" w:eastAsiaTheme="minorEastAsia" w:cstheme="minorEastAsia"/>
          <w:bCs/>
          <w:lang w:val="en-US"/>
        </w:rPr>
        <w:t>NC65</w:t>
      </w:r>
      <w:r>
        <w:rPr>
          <w:rFonts w:hint="eastAsia" w:asciiTheme="minorEastAsia" w:hAnsiTheme="minorEastAsia" w:eastAsiaTheme="minorEastAsia" w:cstheme="minorEastAsia"/>
          <w:bCs/>
          <w:lang w:val="en-US" w:eastAsia="zh-CN"/>
        </w:rPr>
        <w:t>与泛微接口改造，支持接收附件、发票附件、发票结构化数据；</w:t>
      </w:r>
    </w:p>
    <w:p>
      <w:pPr>
        <w:widowControl/>
        <w:numPr>
          <w:ilvl w:val="0"/>
          <w:numId w:val="3"/>
        </w:numPr>
        <w:spacing w:line="360" w:lineRule="auto"/>
        <w:ind w:left="420" w:leftChars="0" w:hanging="420" w:firstLineChars="0"/>
        <w:jc w:val="left"/>
        <w:rPr>
          <w:rFonts w:hint="eastAsia" w:asciiTheme="minorEastAsia" w:hAnsiTheme="minorEastAsia" w:eastAsiaTheme="minorEastAsia" w:cstheme="minorEastAsia"/>
          <w:bCs/>
        </w:rPr>
      </w:pPr>
      <w:r>
        <w:rPr>
          <w:rFonts w:hint="eastAsia" w:asciiTheme="minorEastAsia" w:hAnsiTheme="minorEastAsia" w:eastAsiaTheme="minorEastAsia" w:cstheme="minorEastAsia"/>
          <w:bCs/>
          <w:lang w:val="en-US" w:eastAsia="zh-CN"/>
        </w:rPr>
        <w:t>NC65与航信发票平台接口：接口一：实现上传发票调用OCR接口进行发票识别，接口二：调用发票验真接口，接收验真结果及发票结构化数据；接口三：调用进项发票勾选接口推送勾选数据；</w:t>
      </w:r>
    </w:p>
    <w:p>
      <w:pPr>
        <w:widowControl/>
        <w:numPr>
          <w:ilvl w:val="0"/>
          <w:numId w:val="3"/>
        </w:numPr>
        <w:spacing w:line="360" w:lineRule="auto"/>
        <w:ind w:left="420" w:leftChars="0" w:hanging="420" w:firstLineChars="0"/>
        <w:jc w:val="left"/>
        <w:rPr>
          <w:rFonts w:hint="eastAsia" w:asciiTheme="minorEastAsia" w:hAnsiTheme="minorEastAsia" w:eastAsiaTheme="minorEastAsia" w:cstheme="minorEastAsia"/>
          <w:bCs/>
        </w:rPr>
      </w:pPr>
      <w:r>
        <w:rPr>
          <w:rFonts w:hint="eastAsia" w:asciiTheme="minorEastAsia" w:hAnsiTheme="minorEastAsia" w:eastAsiaTheme="minorEastAsia" w:cstheme="minorEastAsia"/>
          <w:bCs/>
          <w:lang w:val="en-US" w:eastAsia="zh-CN"/>
        </w:rPr>
        <w:t>针对以上改造内容，文档中对</w:t>
      </w:r>
      <w:r>
        <w:rPr>
          <w:rFonts w:hint="eastAsia" w:asciiTheme="minorEastAsia" w:hAnsiTheme="minorEastAsia" w:eastAsiaTheme="minorEastAsia" w:cstheme="minorEastAsia"/>
          <w:bCs/>
        </w:rPr>
        <w:t>流程现状、功能需求分析以及</w:t>
      </w:r>
      <w:r>
        <w:rPr>
          <w:rFonts w:hint="eastAsia" w:asciiTheme="minorEastAsia" w:hAnsiTheme="minorEastAsia" w:eastAsiaTheme="minorEastAsia" w:cstheme="minorEastAsia"/>
          <w:bCs/>
          <w:lang w:val="en-US" w:eastAsia="zh-CN"/>
        </w:rPr>
        <w:t>提出改造方案</w:t>
      </w:r>
      <w:r>
        <w:rPr>
          <w:rFonts w:hint="eastAsia" w:asciiTheme="minorEastAsia" w:hAnsiTheme="minorEastAsia" w:eastAsiaTheme="minorEastAsia" w:cstheme="minorEastAsia"/>
          <w:bCs/>
        </w:rPr>
        <w:t>。</w:t>
      </w:r>
    </w:p>
    <w:p>
      <w:pPr>
        <w:widowControl/>
        <w:numPr>
          <w:ilvl w:val="0"/>
          <w:numId w:val="3"/>
        </w:numPr>
        <w:spacing w:line="360" w:lineRule="auto"/>
        <w:ind w:left="420" w:leftChars="0" w:hanging="420" w:firstLineChars="0"/>
        <w:jc w:val="left"/>
        <w:rPr>
          <w:rFonts w:hint="eastAsia" w:asciiTheme="minorEastAsia" w:hAnsiTheme="minorEastAsia" w:eastAsiaTheme="minorEastAsia" w:cstheme="minorEastAsia"/>
          <w:bCs/>
        </w:rPr>
      </w:pPr>
      <w:r>
        <w:rPr>
          <w:rFonts w:hint="eastAsia" w:asciiTheme="minorEastAsia" w:hAnsiTheme="minorEastAsia" w:eastAsiaTheme="minorEastAsia" w:cstheme="minorEastAsia"/>
          <w:bCs/>
        </w:rPr>
        <w:t>下一步，用友项目组与</w:t>
      </w:r>
      <w:r>
        <w:rPr>
          <w:rFonts w:hint="eastAsia" w:asciiTheme="minorEastAsia" w:hAnsiTheme="minorEastAsia" w:eastAsiaTheme="minorEastAsia" w:cstheme="minorEastAsia"/>
          <w:bCs/>
          <w:lang w:val="en-US" w:eastAsia="zh-CN"/>
        </w:rPr>
        <w:t>**</w:t>
      </w:r>
      <w:r>
        <w:rPr>
          <w:rFonts w:hint="eastAsia" w:asciiTheme="minorEastAsia" w:hAnsiTheme="minorEastAsia" w:eastAsiaTheme="minorEastAsia" w:cstheme="minorEastAsia"/>
          <w:bCs/>
        </w:rPr>
        <w:t>公司项目组、财务相关部门关键需求成员将依据</w:t>
      </w:r>
      <w:r>
        <w:rPr>
          <w:rFonts w:hint="eastAsia" w:asciiTheme="minorEastAsia" w:hAnsiTheme="minorEastAsia" w:eastAsiaTheme="minorEastAsia" w:cstheme="minorEastAsia"/>
          <w:bCs/>
          <w:lang w:val="en-US" w:eastAsia="zh-CN"/>
        </w:rPr>
        <w:t>前期调研结果，在本方案中</w:t>
      </w:r>
      <w:r>
        <w:rPr>
          <w:rFonts w:hint="eastAsia" w:asciiTheme="minorEastAsia" w:hAnsiTheme="minorEastAsia" w:eastAsiaTheme="minorEastAsia" w:cstheme="minorEastAsia"/>
          <w:bCs/>
        </w:rPr>
        <w:t>制作</w:t>
      </w:r>
      <w:r>
        <w:rPr>
          <w:rFonts w:hint="eastAsia" w:asciiTheme="minorEastAsia" w:hAnsiTheme="minorEastAsia" w:eastAsiaTheme="minorEastAsia" w:cstheme="minorEastAsia"/>
          <w:bCs/>
          <w:lang w:val="en-US" w:eastAsia="zh-CN"/>
        </w:rPr>
        <w:t>%**</w:t>
      </w:r>
      <w:r>
        <w:rPr>
          <w:rFonts w:hint="eastAsia" w:asciiTheme="minorEastAsia" w:hAnsiTheme="minorEastAsia" w:eastAsiaTheme="minorEastAsia" w:cstheme="minorEastAsia"/>
          <w:bCs/>
        </w:rPr>
        <w:t>公司</w:t>
      </w:r>
      <w:r>
        <w:rPr>
          <w:rFonts w:hint="eastAsia" w:asciiTheme="minorEastAsia" w:hAnsiTheme="minorEastAsia" w:eastAsiaTheme="minorEastAsia" w:cstheme="minorEastAsia"/>
          <w:bCs/>
          <w:lang w:val="en-US" w:eastAsia="zh-CN"/>
        </w:rPr>
        <w:t>财务升级</w:t>
      </w:r>
      <w:r>
        <w:rPr>
          <w:rFonts w:hint="eastAsia" w:asciiTheme="minorEastAsia" w:hAnsiTheme="minorEastAsia" w:eastAsiaTheme="minorEastAsia" w:cstheme="minorEastAsia"/>
          <w:bCs/>
        </w:rPr>
        <w:t>项目</w:t>
      </w:r>
      <w:r>
        <w:rPr>
          <w:rFonts w:hint="eastAsia" w:asciiTheme="minorEastAsia" w:hAnsiTheme="minorEastAsia" w:eastAsiaTheme="minorEastAsia" w:cstheme="minorEastAsia"/>
          <w:bCs/>
          <w:lang w:val="en-US" w:eastAsia="zh-CN"/>
        </w:rPr>
        <w:t>需求分析及改造方案蓝图</w:t>
      </w:r>
      <w:r>
        <w:rPr>
          <w:rFonts w:hint="eastAsia" w:asciiTheme="minorEastAsia" w:hAnsiTheme="minorEastAsia" w:eastAsiaTheme="minorEastAsia" w:cstheme="minorEastAsia"/>
          <w:bCs/>
        </w:rPr>
        <w:t>。</w:t>
      </w:r>
    </w:p>
    <w:p>
      <w:pPr>
        <w:widowControl/>
        <w:numPr>
          <w:ilvl w:val="0"/>
          <w:numId w:val="3"/>
        </w:numPr>
        <w:spacing w:line="360" w:lineRule="auto"/>
        <w:ind w:left="420" w:leftChars="0" w:hanging="420" w:firstLineChars="0"/>
        <w:jc w:val="left"/>
        <w:rPr>
          <w:rFonts w:hint="eastAsia" w:asciiTheme="minorEastAsia" w:hAnsiTheme="minorEastAsia" w:eastAsiaTheme="minorEastAsia" w:cstheme="minorEastAsia"/>
          <w:bCs/>
        </w:rPr>
      </w:pPr>
      <w:r>
        <w:rPr>
          <w:rFonts w:hint="eastAsia" w:asciiTheme="minorEastAsia" w:hAnsiTheme="minorEastAsia" w:eastAsiaTheme="minorEastAsia" w:cstheme="minorEastAsia"/>
          <w:bCs/>
        </w:rPr>
        <w:t>本报告所列需求</w:t>
      </w:r>
      <w:r>
        <w:rPr>
          <w:rFonts w:hint="eastAsia" w:asciiTheme="minorEastAsia" w:hAnsiTheme="minorEastAsia" w:eastAsiaTheme="minorEastAsia" w:cstheme="minorEastAsia"/>
          <w:bCs/>
          <w:lang w:val="en-US" w:eastAsia="zh-CN"/>
        </w:rPr>
        <w:t>将</w:t>
      </w:r>
      <w:r>
        <w:rPr>
          <w:rFonts w:hint="eastAsia" w:asciiTheme="minorEastAsia" w:hAnsiTheme="minorEastAsia" w:eastAsiaTheme="minorEastAsia" w:cstheme="minorEastAsia"/>
          <w:bCs/>
        </w:rPr>
        <w:t>在</w:t>
      </w:r>
      <w:r>
        <w:rPr>
          <w:rFonts w:hint="eastAsia" w:asciiTheme="minorEastAsia" w:hAnsiTheme="minorEastAsia" w:eastAsiaTheme="minorEastAsia" w:cstheme="minorEastAsia"/>
          <w:bCs/>
          <w:lang w:val="en-US" w:eastAsia="zh-CN"/>
        </w:rPr>
        <w:t>本方案中进行详细</w:t>
      </w:r>
      <w:r>
        <w:rPr>
          <w:rFonts w:hint="eastAsia" w:asciiTheme="minorEastAsia" w:hAnsiTheme="minorEastAsia" w:eastAsiaTheme="minorEastAsia" w:cstheme="minorEastAsia"/>
          <w:bCs/>
        </w:rPr>
        <w:t>设计</w:t>
      </w:r>
      <w:r>
        <w:rPr>
          <w:rFonts w:hint="eastAsia" w:asciiTheme="minorEastAsia" w:hAnsiTheme="minorEastAsia" w:eastAsiaTheme="minorEastAsia" w:cstheme="minorEastAsia"/>
          <w:bCs/>
          <w:lang w:val="en-US" w:eastAsia="zh-CN"/>
        </w:rPr>
        <w:t>进行</w:t>
      </w:r>
      <w:r>
        <w:rPr>
          <w:rFonts w:hint="eastAsia" w:asciiTheme="minorEastAsia" w:hAnsiTheme="minorEastAsia" w:eastAsiaTheme="minorEastAsia" w:cstheme="minorEastAsia"/>
          <w:bCs/>
        </w:rPr>
        <w:t>讨论与确认。</w:t>
      </w:r>
    </w:p>
    <w:p>
      <w:pPr>
        <w:widowControl/>
        <w:numPr>
          <w:ilvl w:val="0"/>
          <w:numId w:val="3"/>
        </w:numPr>
        <w:spacing w:line="360" w:lineRule="auto"/>
        <w:ind w:left="420" w:leftChars="0" w:hanging="420" w:firstLineChars="0"/>
        <w:jc w:val="left"/>
        <w:rPr>
          <w:rFonts w:hint="eastAsia" w:asciiTheme="minorEastAsia" w:hAnsiTheme="minorEastAsia" w:eastAsiaTheme="minorEastAsia" w:cstheme="minorEastAsia"/>
          <w:bCs/>
        </w:rPr>
      </w:pPr>
      <w:r>
        <w:rPr>
          <w:rFonts w:hint="eastAsia" w:asciiTheme="minorEastAsia" w:hAnsiTheme="minorEastAsia" w:eastAsiaTheme="minorEastAsia" w:cstheme="minorEastAsia"/>
        </w:rPr>
        <w:t>本文档经过</w:t>
      </w:r>
      <w:r>
        <w:rPr>
          <w:rFonts w:hint="eastAsia" w:asciiTheme="minorEastAsia" w:hAnsiTheme="minorEastAsia" w:eastAsiaTheme="minorEastAsia" w:cstheme="minorEastAsia"/>
          <w:bCs/>
        </w:rPr>
        <w:t>双方项目经理签字、加盖公章后，确认本报告所述内容是真实可靠的；并</w:t>
      </w:r>
      <w:r>
        <w:rPr>
          <w:rFonts w:hint="eastAsia" w:asciiTheme="minorEastAsia" w:hAnsiTheme="minorEastAsia" w:eastAsiaTheme="minorEastAsia" w:cstheme="minorEastAsia"/>
        </w:rPr>
        <w:t>表示需求分析阶段</w:t>
      </w:r>
      <w:r>
        <w:rPr>
          <w:rFonts w:hint="eastAsia" w:asciiTheme="minorEastAsia" w:hAnsiTheme="minorEastAsia" w:eastAsiaTheme="minorEastAsia" w:cstheme="minorEastAsia"/>
          <w:lang w:val="en-US" w:eastAsia="zh-CN"/>
        </w:rPr>
        <w:t>及蓝图方案设计</w:t>
      </w:r>
      <w:r>
        <w:rPr>
          <w:rFonts w:hint="eastAsia" w:asciiTheme="minorEastAsia" w:hAnsiTheme="minorEastAsia" w:eastAsiaTheme="minorEastAsia" w:cstheme="minorEastAsia"/>
        </w:rPr>
        <w:t>已经结束，达到客户需求目标，</w:t>
      </w:r>
      <w:r>
        <w:rPr>
          <w:rFonts w:hint="eastAsia" w:asciiTheme="minorEastAsia" w:hAnsiTheme="minorEastAsia" w:eastAsiaTheme="minorEastAsia" w:cstheme="minorEastAsia"/>
          <w:lang w:val="en-US" w:eastAsia="zh-CN"/>
        </w:rPr>
        <w:t>项目</w:t>
      </w:r>
      <w:r>
        <w:rPr>
          <w:rFonts w:hint="eastAsia" w:asciiTheme="minorEastAsia" w:hAnsiTheme="minorEastAsia" w:eastAsiaTheme="minorEastAsia" w:cstheme="minorEastAsia"/>
        </w:rPr>
        <w:t>进入下一阶段</w:t>
      </w:r>
      <w:r>
        <w:rPr>
          <w:rFonts w:hint="eastAsia" w:asciiTheme="minorEastAsia" w:hAnsiTheme="minorEastAsia" w:eastAsiaTheme="minorEastAsia" w:cstheme="minorEastAsia"/>
          <w:lang w:val="en-US" w:eastAsia="zh-CN"/>
        </w:rPr>
        <w:t>的建设开发</w:t>
      </w:r>
      <w:r>
        <w:rPr>
          <w:rFonts w:hint="eastAsia" w:asciiTheme="minorEastAsia" w:hAnsiTheme="minorEastAsia" w:eastAsiaTheme="minorEastAsia" w:cstheme="minorEastAsia"/>
        </w:rPr>
        <w:t>工作。</w:t>
      </w:r>
    </w:p>
    <w:p>
      <w:pPr>
        <w:numPr>
          <w:ilvl w:val="0"/>
          <w:numId w:val="3"/>
        </w:numPr>
        <w:ind w:left="420" w:leftChars="0" w:hanging="420" w:firstLineChars="0"/>
        <w:rPr>
          <w:rFonts w:ascii="微软雅黑" w:hAnsi="微软雅黑"/>
          <w:b/>
          <w:bCs/>
          <w:sz w:val="32"/>
          <w:szCs w:val="32"/>
        </w:rPr>
      </w:pPr>
      <w:r>
        <w:rPr>
          <w:rFonts w:ascii="微软雅黑" w:hAnsi="微软雅黑"/>
        </w:rPr>
        <w:br w:type="page"/>
      </w:r>
    </w:p>
    <w:p>
      <w:pPr>
        <w:pStyle w:val="3"/>
        <w:numPr>
          <w:ilvl w:val="0"/>
          <w:numId w:val="0"/>
        </w:numPr>
      </w:pPr>
      <w:bookmarkStart w:id="13" w:name="_Toc1643007065"/>
      <w:bookmarkStart w:id="14" w:name="_Toc326063134"/>
      <w:bookmarkStart w:id="15" w:name="_Toc1968596078"/>
      <w:r>
        <w:rPr>
          <w:rFonts w:hint="eastAsia"/>
        </w:rPr>
        <w:t>1</w:t>
      </w:r>
      <w:r>
        <w:t xml:space="preserve">.2 </w:t>
      </w:r>
      <w:r>
        <w:rPr>
          <w:rFonts w:hint="eastAsia"/>
        </w:rPr>
        <w:t>阅读范围</w:t>
      </w:r>
      <w:bookmarkEnd w:id="13"/>
      <w:bookmarkEnd w:id="14"/>
      <w:bookmarkEnd w:id="15"/>
    </w:p>
    <w:p>
      <w:pPr>
        <w:ind w:firstLine="411" w:firstLineChars="196"/>
        <w:rPr>
          <w:rFonts w:hint="eastAsia" w:asciiTheme="minorEastAsia" w:hAnsiTheme="minorEastAsia" w:eastAsiaTheme="minorEastAsia" w:cstheme="minorEastAsia"/>
          <w:bCs/>
        </w:rPr>
      </w:pPr>
      <w:r>
        <w:rPr>
          <w:rFonts w:hint="eastAsia" w:asciiTheme="minorEastAsia" w:hAnsiTheme="minorEastAsia" w:eastAsiaTheme="minorEastAsia" w:cstheme="minorEastAsia"/>
          <w:bCs/>
        </w:rPr>
        <w:t>本文档的传阅范围包括：</w:t>
      </w:r>
      <w:r>
        <w:rPr>
          <w:rFonts w:hint="eastAsia" w:asciiTheme="minorEastAsia" w:hAnsiTheme="minorEastAsia" w:eastAsiaTheme="minorEastAsia" w:cstheme="minorEastAsia"/>
          <w:bCs/>
          <w:lang w:val="en-US" w:eastAsia="zh-CN"/>
        </w:rPr>
        <w:t>**</w:t>
      </w:r>
      <w:r>
        <w:rPr>
          <w:rFonts w:hint="eastAsia" w:asciiTheme="minorEastAsia" w:hAnsiTheme="minorEastAsia" w:eastAsiaTheme="minorEastAsia" w:cstheme="minorEastAsia"/>
          <w:bCs/>
        </w:rPr>
        <w:t>公司管理者</w:t>
      </w:r>
      <w:r>
        <w:rPr>
          <w:rFonts w:hint="eastAsia" w:asciiTheme="minorEastAsia" w:hAnsiTheme="minorEastAsia" w:eastAsiaTheme="minorEastAsia" w:cstheme="minorEastAsia"/>
          <w:bCs/>
          <w:lang w:eastAsia="zh-CN"/>
        </w:rPr>
        <w:t>、</w:t>
      </w:r>
      <w:r>
        <w:rPr>
          <w:rFonts w:hint="eastAsia" w:asciiTheme="minorEastAsia" w:hAnsiTheme="minorEastAsia" w:eastAsiaTheme="minorEastAsia" w:cstheme="minorEastAsia"/>
          <w:bCs/>
          <w:lang w:val="en-US" w:eastAsia="zh-CN"/>
        </w:rPr>
        <w:t>**项目组及</w:t>
      </w:r>
      <w:r>
        <w:rPr>
          <w:rFonts w:hint="eastAsia" w:asciiTheme="minorEastAsia" w:hAnsiTheme="minorEastAsia" w:eastAsiaTheme="minorEastAsia" w:cstheme="minorEastAsia"/>
          <w:bCs/>
        </w:rPr>
        <w:t>用友项目组、用友项目管理办公室（PMO）。</w:t>
      </w:r>
    </w:p>
    <w:p>
      <w:pPr>
        <w:ind w:firstLine="411" w:firstLineChars="196"/>
        <w:rPr>
          <w:rFonts w:hint="eastAsia" w:asciiTheme="minorEastAsia" w:hAnsiTheme="minorEastAsia" w:eastAsiaTheme="minorEastAsia" w:cstheme="minorEastAsia"/>
          <w:bCs/>
        </w:rPr>
      </w:pPr>
      <w:r>
        <w:rPr>
          <w:rFonts w:hint="eastAsia" w:asciiTheme="minorEastAsia" w:hAnsiTheme="minorEastAsia" w:eastAsiaTheme="minorEastAsia" w:cstheme="minorEastAsia"/>
          <w:bCs/>
        </w:rPr>
        <w:t>1</w:t>
      </w:r>
      <w:r>
        <w:rPr>
          <w:rFonts w:hint="eastAsia" w:asciiTheme="minorEastAsia" w:hAnsiTheme="minorEastAsia" w:eastAsiaTheme="minorEastAsia" w:cstheme="minorEastAsia"/>
          <w:bCs/>
          <w:lang w:eastAsia="zh-CN"/>
        </w:rPr>
        <w:t>、</w:t>
      </w:r>
      <w:r>
        <w:rPr>
          <w:rFonts w:hint="eastAsia" w:asciiTheme="minorEastAsia" w:hAnsiTheme="minorEastAsia" w:eastAsiaTheme="minorEastAsia" w:cstheme="minorEastAsia"/>
          <w:bCs/>
          <w:lang w:val="en-US" w:eastAsia="zh-CN"/>
        </w:rPr>
        <w:t>**</w:t>
      </w:r>
      <w:r>
        <w:rPr>
          <w:rFonts w:hint="eastAsia" w:asciiTheme="minorEastAsia" w:hAnsiTheme="minorEastAsia" w:eastAsiaTheme="minorEastAsia" w:cstheme="minorEastAsia"/>
          <w:bCs/>
        </w:rPr>
        <w:t>公司涉及财务管理业务相关人员及管理者：主要确认本文档内容的相对准确及完整，是</w:t>
      </w:r>
      <w:r>
        <w:rPr>
          <w:rFonts w:hint="eastAsia" w:asciiTheme="minorEastAsia" w:hAnsiTheme="minorEastAsia" w:eastAsiaTheme="minorEastAsia" w:cstheme="minorEastAsia"/>
          <w:bCs/>
          <w:lang w:val="en-US" w:eastAsia="zh-CN"/>
        </w:rPr>
        <w:t>**</w:t>
      </w:r>
      <w:r>
        <w:rPr>
          <w:rFonts w:hint="eastAsia" w:asciiTheme="minorEastAsia" w:hAnsiTheme="minorEastAsia" w:eastAsiaTheme="minorEastAsia" w:cstheme="minorEastAsia"/>
          <w:bCs/>
        </w:rPr>
        <w:t>公司系统的最终使用者。</w:t>
      </w:r>
    </w:p>
    <w:p>
      <w:pPr>
        <w:ind w:firstLine="411" w:firstLineChars="196"/>
        <w:rPr>
          <w:rFonts w:hint="eastAsia" w:asciiTheme="minorEastAsia" w:hAnsiTheme="minorEastAsia" w:eastAsiaTheme="minorEastAsia" w:cstheme="minorEastAsia"/>
          <w:bCs/>
        </w:rPr>
      </w:pPr>
      <w:r>
        <w:rPr>
          <w:rFonts w:hint="eastAsia" w:asciiTheme="minorEastAsia" w:hAnsiTheme="minorEastAsia" w:eastAsiaTheme="minorEastAsia" w:cstheme="minorEastAsia"/>
          <w:bCs/>
        </w:rPr>
        <w:t>2、</w:t>
      </w:r>
      <w:r>
        <w:rPr>
          <w:rFonts w:hint="eastAsia" w:asciiTheme="minorEastAsia" w:hAnsiTheme="minorEastAsia" w:eastAsiaTheme="minorEastAsia" w:cstheme="minorEastAsia"/>
          <w:bCs/>
          <w:lang w:val="en-US" w:eastAsia="zh-CN"/>
        </w:rPr>
        <w:t>**</w:t>
      </w:r>
      <w:r>
        <w:rPr>
          <w:rFonts w:hint="eastAsia" w:asciiTheme="minorEastAsia" w:hAnsiTheme="minorEastAsia" w:eastAsiaTheme="minorEastAsia" w:cstheme="minorEastAsia"/>
          <w:bCs/>
        </w:rPr>
        <w:t>公司项目组成员：包括公司领导、项目经理与关键用户，是整个项目需求确立、设计、实施规划、执行与控制人员，主要关心本文档的业务范围、核心需求、需求分析及解决思路。</w:t>
      </w:r>
    </w:p>
    <w:p>
      <w:pPr>
        <w:ind w:firstLine="411" w:firstLineChars="196"/>
        <w:rPr>
          <w:rFonts w:hint="eastAsia" w:asciiTheme="minorEastAsia" w:hAnsiTheme="minorEastAsia" w:eastAsiaTheme="minorEastAsia" w:cstheme="minorEastAsia"/>
          <w:bCs/>
        </w:rPr>
      </w:pPr>
      <w:r>
        <w:rPr>
          <w:rFonts w:hint="eastAsia" w:asciiTheme="minorEastAsia" w:hAnsiTheme="minorEastAsia" w:eastAsiaTheme="minorEastAsia" w:cstheme="minorEastAsia"/>
          <w:bCs/>
        </w:rPr>
        <w:t>3、用友项目组：是</w:t>
      </w:r>
      <w:r>
        <w:rPr>
          <w:rFonts w:hint="eastAsia" w:asciiTheme="minorEastAsia" w:hAnsiTheme="minorEastAsia" w:eastAsiaTheme="minorEastAsia" w:cstheme="minorEastAsia"/>
          <w:bCs/>
          <w:lang w:val="en-US" w:eastAsia="zh-CN"/>
        </w:rPr>
        <w:t>**</w:t>
      </w:r>
      <w:r>
        <w:rPr>
          <w:rFonts w:hint="eastAsia" w:asciiTheme="minorEastAsia" w:hAnsiTheme="minorEastAsia" w:eastAsiaTheme="minorEastAsia" w:cstheme="minorEastAsia"/>
          <w:bCs/>
        </w:rPr>
        <w:t>公司</w:t>
      </w:r>
      <w:r>
        <w:rPr>
          <w:rFonts w:hint="eastAsia" w:asciiTheme="minorEastAsia" w:hAnsiTheme="minorEastAsia" w:eastAsiaTheme="minorEastAsia" w:cstheme="minorEastAsia"/>
          <w:bCs/>
          <w:lang w:val="en-US" w:eastAsia="zh-CN"/>
        </w:rPr>
        <w:t>财务升级项目</w:t>
      </w:r>
      <w:r>
        <w:rPr>
          <w:rFonts w:hint="eastAsia" w:asciiTheme="minorEastAsia" w:hAnsiTheme="minorEastAsia" w:eastAsiaTheme="minorEastAsia" w:cstheme="minorEastAsia"/>
          <w:bCs/>
        </w:rPr>
        <w:t>的实施组织者和进度推动者，也是实际业务与财务系统</w:t>
      </w:r>
      <w:r>
        <w:rPr>
          <w:rFonts w:hint="eastAsia" w:asciiTheme="minorEastAsia" w:hAnsiTheme="minorEastAsia" w:eastAsiaTheme="minorEastAsia" w:cstheme="minorEastAsia"/>
          <w:bCs/>
          <w:lang w:val="en-US" w:eastAsia="zh-CN"/>
        </w:rPr>
        <w:t>升级</w:t>
      </w:r>
      <w:r>
        <w:rPr>
          <w:rFonts w:hint="eastAsia" w:asciiTheme="minorEastAsia" w:hAnsiTheme="minorEastAsia" w:eastAsiaTheme="minorEastAsia" w:cstheme="minorEastAsia"/>
          <w:bCs/>
        </w:rPr>
        <w:t>的实现者，主要关心实施范围、项目的边界、需求满足、管理要求，以便能够确实地理解用户需求。</w:t>
      </w:r>
    </w:p>
    <w:p>
      <w:pPr>
        <w:ind w:firstLine="411" w:firstLineChars="196"/>
        <w:rPr>
          <w:rFonts w:hint="eastAsia" w:asciiTheme="minorEastAsia" w:hAnsiTheme="minorEastAsia" w:eastAsiaTheme="minorEastAsia" w:cstheme="minorEastAsia"/>
          <w:bCs/>
        </w:rPr>
      </w:pPr>
      <w:r>
        <w:rPr>
          <w:rFonts w:hint="eastAsia" w:asciiTheme="minorEastAsia" w:hAnsiTheme="minorEastAsia" w:eastAsiaTheme="minorEastAsia" w:cstheme="minorEastAsia"/>
          <w:bCs/>
        </w:rPr>
        <w:t>4、用友项目管理办公室（PMO）:包括用友项目</w:t>
      </w:r>
      <w:r>
        <w:rPr>
          <w:rFonts w:hint="eastAsia" w:asciiTheme="minorEastAsia" w:hAnsiTheme="minorEastAsia" w:eastAsiaTheme="minorEastAsia" w:cstheme="minorEastAsia"/>
          <w:bCs/>
          <w:lang w:val="en-US" w:eastAsia="zh-CN"/>
        </w:rPr>
        <w:t>领导，</w:t>
      </w:r>
      <w:r>
        <w:rPr>
          <w:rFonts w:hint="eastAsia" w:asciiTheme="minorEastAsia" w:hAnsiTheme="minorEastAsia" w:eastAsiaTheme="minorEastAsia" w:cstheme="minorEastAsia"/>
          <w:bCs/>
        </w:rPr>
        <w:t>PMO管理专员，实施与开发中心负责人。负责本项目文档的质量评审，权责确认，绩效评价，从过程管理的角度确保项目质量。</w:t>
      </w:r>
    </w:p>
    <w:p>
      <w:pPr>
        <w:pStyle w:val="2"/>
      </w:pPr>
      <w:bookmarkStart w:id="16" w:name="_Toc1470448399"/>
      <w:bookmarkStart w:id="17" w:name="_Toc1197166326"/>
      <w:r>
        <w:rPr>
          <w:rFonts w:hint="eastAsia"/>
          <w:lang w:val="en-US" w:eastAsia="zh-CN"/>
        </w:rPr>
        <w:t>财务升级项目</w:t>
      </w:r>
      <w:r>
        <w:rPr>
          <w:rFonts w:hint="eastAsia"/>
        </w:rPr>
        <w:t>整体概述</w:t>
      </w:r>
      <w:bookmarkEnd w:id="16"/>
      <w:bookmarkEnd w:id="17"/>
    </w:p>
    <w:p>
      <w:pPr>
        <w:pStyle w:val="3"/>
        <w:numPr>
          <w:ilvl w:val="0"/>
          <w:numId w:val="0"/>
        </w:numPr>
        <w:ind w:left="425"/>
      </w:pPr>
      <w:bookmarkStart w:id="18" w:name="_Toc302148662"/>
      <w:bookmarkStart w:id="19" w:name="_Toc1429814936"/>
      <w:r>
        <w:t xml:space="preserve">2.1 </w:t>
      </w:r>
      <w:r>
        <w:rPr>
          <w:rFonts w:hint="eastAsia"/>
        </w:rPr>
        <w:t>项目建设背景</w:t>
      </w:r>
      <w:bookmarkEnd w:id="18"/>
      <w:bookmarkEnd w:id="19"/>
    </w:p>
    <w:p>
      <w:pPr>
        <w:widowControl/>
        <w:numPr>
          <w:ilvl w:val="0"/>
          <w:numId w:val="0"/>
        </w:numPr>
        <w:spacing w:line="360" w:lineRule="auto"/>
        <w:ind w:firstLine="420" w:firstLineChars="200"/>
        <w:jc w:val="left"/>
        <w:rPr>
          <w:rFonts w:hint="eastAsia" w:asciiTheme="minorEastAsia" w:hAnsiTheme="minorEastAsia" w:eastAsiaTheme="minorEastAsia" w:cstheme="minorEastAsia"/>
          <w:bCs/>
          <w:lang w:val="en-US" w:eastAsia="zh-CN"/>
        </w:rPr>
      </w:pPr>
      <w:r>
        <w:rPr>
          <w:rFonts w:hint="eastAsia" w:asciiTheme="minorEastAsia" w:hAnsiTheme="minorEastAsia" w:eastAsiaTheme="minorEastAsia" w:cstheme="minorEastAsia"/>
          <w:bCs/>
          <w:lang w:val="en-US" w:eastAsia="zh-CN"/>
        </w:rPr>
        <w:t>中办、国办印发的《关于进一步深化税收征管改革的意见》要求，全面推进税收征管数字化升级和智能化改造，国家税务总局北京市税务局发布了《国家税务总局北京市税务局关于开展全面数字化的电子发票受票试点工作的公告》。财政部、税务总局等9部委联合组织开展电子凭证会计数据标准深化试点工作，发布了《关于联合开展电子凭证会计数据标准深化试点工作的通知》（财会〔2023〕7号）。财政部会计司于2023年5月15日发布了《关于公布电子凭证会计数据标准（试行版）的通知》（财会便函〔2023〕18号）。集团公司作为电子凭证会计数据标准试点单位，目前已经完成了数电发票改造，并要求各分子公司进行配套改造。</w:t>
      </w:r>
    </w:p>
    <w:p>
      <w:pPr>
        <w:widowControl/>
        <w:numPr>
          <w:ilvl w:val="0"/>
          <w:numId w:val="0"/>
        </w:numPr>
        <w:spacing w:line="360" w:lineRule="auto"/>
        <w:ind w:firstLine="420" w:firstLineChars="200"/>
        <w:jc w:val="left"/>
        <w:rPr>
          <w:rFonts w:hint="eastAsia" w:asciiTheme="minorEastAsia" w:hAnsiTheme="minorEastAsia" w:eastAsiaTheme="minorEastAsia" w:cstheme="minorEastAsia"/>
          <w:bCs/>
        </w:rPr>
      </w:pPr>
      <w:r>
        <w:rPr>
          <w:rFonts w:hint="eastAsia" w:asciiTheme="minorEastAsia" w:hAnsiTheme="minorEastAsia" w:eastAsiaTheme="minorEastAsia" w:cstheme="minorEastAsia"/>
          <w:bCs/>
          <w:lang w:val="en-US" w:eastAsia="zh-CN"/>
        </w:rPr>
        <w:t>**</w:t>
      </w:r>
      <w:r>
        <w:rPr>
          <w:rFonts w:hint="eastAsia" w:asciiTheme="minorEastAsia" w:hAnsiTheme="minorEastAsia" w:eastAsiaTheme="minorEastAsia" w:cstheme="minorEastAsia"/>
          <w:bCs/>
        </w:rPr>
        <w:t>公司作为集团金融板块核心企业和专业的非银行业经营公司，信息化起步早，且深入到业务管理的各个方面，积极响应数电票的要求具备基础，也是推进财务公司内部的业、财、税进一步融合和数据规范化、一致性和共享的必要途径。</w:t>
      </w:r>
    </w:p>
    <w:p>
      <w:pPr>
        <w:widowControl/>
        <w:numPr>
          <w:ilvl w:val="0"/>
          <w:numId w:val="0"/>
        </w:numPr>
        <w:spacing w:line="360" w:lineRule="auto"/>
        <w:ind w:firstLine="420" w:firstLineChars="200"/>
        <w:jc w:val="left"/>
        <w:rPr>
          <w:rFonts w:hint="eastAsia" w:ascii="微软雅黑" w:hAnsi="微软雅黑"/>
          <w:bCs/>
        </w:rPr>
      </w:pPr>
      <w:r>
        <w:rPr>
          <w:rFonts w:hint="eastAsia" w:asciiTheme="minorEastAsia" w:hAnsiTheme="minorEastAsia" w:eastAsiaTheme="minorEastAsia" w:cstheme="minorEastAsia"/>
          <w:bCs/>
        </w:rPr>
        <w:t>同时通过统一电子发票规范，纸质发票电子化，除了节约纸张及凭证装订等成本外，数据的一致性和开票流程自动化不仅提高办公效率之外，还可以提升数据的共享，并通过数据共享和一致性降低内控风险，支持财务公司充分利用电子数据进行经营分析，为公司后续的发展提供更准确、更全面的数据支持</w:t>
      </w:r>
      <w:r>
        <w:rPr>
          <w:rFonts w:hint="eastAsia" w:ascii="微软雅黑" w:hAnsi="微软雅黑"/>
          <w:bCs/>
        </w:rPr>
        <w:t>。</w:t>
      </w:r>
    </w:p>
    <w:p>
      <w:pPr>
        <w:ind w:firstLine="420" w:firstLineChars="200"/>
        <w:rPr>
          <w:rFonts w:ascii="微软雅黑" w:hAnsi="微软雅黑"/>
          <w:szCs w:val="21"/>
        </w:rPr>
      </w:pPr>
    </w:p>
    <w:p>
      <w:pPr>
        <w:pStyle w:val="3"/>
        <w:numPr>
          <w:ilvl w:val="0"/>
          <w:numId w:val="0"/>
        </w:numPr>
        <w:ind w:left="425"/>
        <w:rPr>
          <w:rFonts w:hint="default" w:eastAsia="微软雅黑"/>
          <w:lang w:val="en-US" w:eastAsia="zh-CN"/>
        </w:rPr>
      </w:pPr>
      <w:bookmarkStart w:id="20" w:name="_Toc1615384191"/>
      <w:bookmarkStart w:id="21" w:name="_Toc291790091"/>
      <w:r>
        <w:t xml:space="preserve">2.2 </w:t>
      </w:r>
      <w:r>
        <w:rPr>
          <w:rFonts w:hint="eastAsia"/>
        </w:rPr>
        <w:t>项目建设</w:t>
      </w:r>
      <w:r>
        <w:rPr>
          <w:rFonts w:hint="eastAsia"/>
          <w:lang w:val="en-US" w:eastAsia="zh-CN"/>
        </w:rPr>
        <w:t>总体目标</w:t>
      </w:r>
      <w:bookmarkEnd w:id="20"/>
      <w:bookmarkEnd w:id="21"/>
    </w:p>
    <w:p>
      <w:pPr>
        <w:widowControl/>
        <w:numPr>
          <w:ilvl w:val="0"/>
          <w:numId w:val="0"/>
        </w:numPr>
        <w:spacing w:line="360" w:lineRule="auto"/>
        <w:ind w:firstLine="420" w:firstLineChars="20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bCs/>
          <w:lang w:val="en-US" w:eastAsia="zh-CN"/>
        </w:rPr>
        <w:t>财务系统升级项目，通过对财务系统进行改造升级，使其具备接收进项发票其中包含接收数电发票的功能，对进项发票进行会计入账的处理；对上传发票实现orc识别及验真的功能，同时，建立进项发票管理台账，具备向航信发票系统推送进项发票勾选数据；对接收到的数电发票和会计凭证生成入账信息结构化文件，同时包含xml文件以及记账凭证和报销等信息。</w:t>
      </w:r>
    </w:p>
    <w:p>
      <w:pPr>
        <w:pStyle w:val="3"/>
        <w:numPr>
          <w:ilvl w:val="0"/>
          <w:numId w:val="0"/>
        </w:numPr>
        <w:ind w:left="425"/>
      </w:pPr>
      <w:bookmarkStart w:id="22" w:name="_Toc592824706"/>
      <w:bookmarkStart w:id="23" w:name="_Toc1686783177"/>
      <w:r>
        <w:t xml:space="preserve">2.3 </w:t>
      </w:r>
      <w:r>
        <w:rPr>
          <w:rFonts w:hint="eastAsia"/>
        </w:rPr>
        <w:t>项目建设内容及范围</w:t>
      </w:r>
      <w:bookmarkEnd w:id="22"/>
      <w:bookmarkEnd w:id="23"/>
    </w:p>
    <w:p>
      <w:pPr>
        <w:pStyle w:val="4"/>
        <w:numPr>
          <w:ilvl w:val="0"/>
          <w:numId w:val="0"/>
        </w:numPr>
        <w:spacing w:before="156" w:after="156"/>
        <w:ind w:left="425" w:hanging="425"/>
        <w:rPr>
          <w:rFonts w:ascii="微软雅黑" w:hAnsi="微软雅黑"/>
        </w:rPr>
      </w:pPr>
      <w:bookmarkStart w:id="24" w:name="_Toc575146362"/>
      <w:bookmarkStart w:id="25" w:name="_Toc1736596765"/>
      <w:r>
        <w:rPr>
          <w:rFonts w:ascii="微软雅黑" w:hAnsi="微软雅黑"/>
        </w:rPr>
        <w:t xml:space="preserve">2.3.1 </w:t>
      </w:r>
      <w:r>
        <w:rPr>
          <w:rFonts w:hint="eastAsia" w:ascii="微软雅黑" w:hAnsi="微软雅黑"/>
        </w:rPr>
        <w:t>实施组织范围</w:t>
      </w:r>
      <w:bookmarkEnd w:id="24"/>
      <w:bookmarkEnd w:id="25"/>
    </w:p>
    <w:p>
      <w:pPr>
        <w:ind w:firstLine="420" w:firstLineChars="200"/>
        <w:rPr>
          <w:rFonts w:ascii="微软雅黑" w:hAnsi="微软雅黑"/>
        </w:rPr>
      </w:pPr>
      <w:r>
        <w:rPr>
          <w:rFonts w:hint="eastAsia" w:ascii="微软雅黑" w:hAnsi="微软雅黑"/>
          <w:lang w:val="en-US" w:eastAsia="zh-CN"/>
        </w:rPr>
        <w:t>经过调研，实施</w:t>
      </w:r>
      <w:r>
        <w:rPr>
          <w:rFonts w:hint="eastAsia" w:ascii="微软雅黑" w:hAnsi="微软雅黑"/>
        </w:rPr>
        <w:t>公司</w:t>
      </w:r>
      <w:r>
        <w:rPr>
          <w:rFonts w:ascii="微软雅黑" w:hAnsi="微软雅黑"/>
        </w:rPr>
        <w:t>体系如下</w:t>
      </w:r>
      <w:r>
        <w:rPr>
          <w:rFonts w:hint="eastAsia" w:ascii="微软雅黑" w:hAnsi="微软雅黑"/>
        </w:rPr>
        <w:t>：</w:t>
      </w:r>
    </w:p>
    <w:tbl>
      <w:tblPr>
        <w:tblStyle w:val="29"/>
        <w:tblW w:w="5000" w:type="pct"/>
        <w:tblInd w:w="0" w:type="dxa"/>
        <w:tblLayout w:type="autofit"/>
        <w:tblCellMar>
          <w:top w:w="0" w:type="dxa"/>
          <w:left w:w="108" w:type="dxa"/>
          <w:bottom w:w="0" w:type="dxa"/>
          <w:right w:w="108" w:type="dxa"/>
        </w:tblCellMar>
      </w:tblPr>
      <w:tblGrid>
        <w:gridCol w:w="577"/>
        <w:gridCol w:w="610"/>
        <w:gridCol w:w="2868"/>
        <w:gridCol w:w="742"/>
        <w:gridCol w:w="1873"/>
        <w:gridCol w:w="1243"/>
        <w:gridCol w:w="609"/>
      </w:tblGrid>
      <w:tr>
        <w:tblPrEx>
          <w:tblCellMar>
            <w:top w:w="0" w:type="dxa"/>
            <w:left w:w="108" w:type="dxa"/>
            <w:bottom w:w="0" w:type="dxa"/>
            <w:right w:w="108" w:type="dxa"/>
          </w:tblCellMar>
        </w:tblPrEx>
        <w:trPr>
          <w:trHeight w:val="350" w:hRule="atLeast"/>
        </w:trPr>
        <w:tc>
          <w:tcPr>
            <w:tcW w:w="338" w:type="pct"/>
            <w:tcBorders>
              <w:top w:val="single" w:color="auto" w:sz="4" w:space="0"/>
              <w:left w:val="single" w:color="auto" w:sz="4" w:space="0"/>
              <w:bottom w:val="single" w:color="auto" w:sz="4" w:space="0"/>
              <w:right w:val="single" w:color="auto" w:sz="4" w:space="0"/>
            </w:tcBorders>
            <w:shd w:val="clear" w:color="auto" w:fill="D8D8D8" w:themeFill="background1" w:themeFillShade="D9"/>
            <w:noWrap/>
            <w:vAlign w:val="center"/>
          </w:tcPr>
          <w:p>
            <w:pPr>
              <w:keepNext w:val="0"/>
              <w:keepLines w:val="0"/>
              <w:widowControl/>
              <w:suppressLineNumbers w:val="0"/>
              <w:spacing w:before="0" w:beforeAutospacing="0" w:after="0" w:afterAutospacing="0"/>
              <w:ind w:left="0" w:right="0"/>
              <w:jc w:val="center"/>
              <w:rPr>
                <w:rFonts w:hint="eastAsia" w:asciiTheme="minorEastAsia" w:hAnsiTheme="minorEastAsia" w:eastAsiaTheme="minorEastAsia" w:cstheme="minorEastAsia"/>
                <w:b/>
                <w:bCs/>
                <w:color w:val="000000"/>
                <w:kern w:val="0"/>
                <w:sz w:val="18"/>
                <w:szCs w:val="28"/>
              </w:rPr>
            </w:pPr>
            <w:r>
              <w:rPr>
                <w:rFonts w:hint="eastAsia" w:asciiTheme="minorEastAsia" w:hAnsiTheme="minorEastAsia" w:eastAsiaTheme="minorEastAsia" w:cstheme="minorEastAsia"/>
                <w:b/>
                <w:bCs/>
                <w:color w:val="000000"/>
                <w:kern w:val="0"/>
                <w:sz w:val="18"/>
                <w:szCs w:val="28"/>
              </w:rPr>
              <w:t>序号</w:t>
            </w:r>
          </w:p>
        </w:tc>
        <w:tc>
          <w:tcPr>
            <w:tcW w:w="358" w:type="pct"/>
            <w:tcBorders>
              <w:top w:val="single" w:color="auto" w:sz="4" w:space="0"/>
              <w:left w:val="nil"/>
              <w:bottom w:val="single" w:color="auto" w:sz="4" w:space="0"/>
              <w:right w:val="single" w:color="auto" w:sz="4" w:space="0"/>
            </w:tcBorders>
            <w:shd w:val="clear" w:color="auto" w:fill="D8D8D8" w:themeFill="background1" w:themeFillShade="D9"/>
            <w:noWrap/>
            <w:vAlign w:val="center"/>
          </w:tcPr>
          <w:p>
            <w:pPr>
              <w:keepNext w:val="0"/>
              <w:keepLines w:val="0"/>
              <w:widowControl/>
              <w:suppressLineNumbers w:val="0"/>
              <w:spacing w:before="0" w:beforeAutospacing="0" w:after="0" w:afterAutospacing="0"/>
              <w:ind w:left="0" w:right="0"/>
              <w:jc w:val="center"/>
              <w:rPr>
                <w:rFonts w:hint="eastAsia" w:asciiTheme="minorEastAsia" w:hAnsiTheme="minorEastAsia" w:eastAsiaTheme="minorEastAsia" w:cstheme="minorEastAsia"/>
                <w:b/>
                <w:bCs/>
                <w:color w:val="000000"/>
                <w:kern w:val="0"/>
                <w:sz w:val="18"/>
                <w:szCs w:val="28"/>
              </w:rPr>
            </w:pPr>
            <w:r>
              <w:rPr>
                <w:rFonts w:hint="eastAsia" w:asciiTheme="minorEastAsia" w:hAnsiTheme="minorEastAsia" w:eastAsiaTheme="minorEastAsia" w:cstheme="minorEastAsia"/>
                <w:b/>
                <w:bCs/>
                <w:color w:val="000000"/>
                <w:kern w:val="0"/>
                <w:sz w:val="18"/>
                <w:szCs w:val="28"/>
              </w:rPr>
              <w:t>编号</w:t>
            </w:r>
          </w:p>
        </w:tc>
        <w:tc>
          <w:tcPr>
            <w:tcW w:w="1682" w:type="pct"/>
            <w:tcBorders>
              <w:top w:val="single" w:color="auto" w:sz="4" w:space="0"/>
              <w:left w:val="nil"/>
              <w:bottom w:val="single" w:color="auto" w:sz="4" w:space="0"/>
              <w:right w:val="single" w:color="auto" w:sz="4" w:space="0"/>
            </w:tcBorders>
            <w:shd w:val="clear" w:color="auto" w:fill="D8D8D8" w:themeFill="background1" w:themeFillShade="D9"/>
            <w:noWrap/>
            <w:vAlign w:val="center"/>
          </w:tcPr>
          <w:p>
            <w:pPr>
              <w:keepNext w:val="0"/>
              <w:keepLines w:val="0"/>
              <w:widowControl/>
              <w:suppressLineNumbers w:val="0"/>
              <w:spacing w:before="0" w:beforeAutospacing="0" w:after="0" w:afterAutospacing="0"/>
              <w:ind w:left="0" w:right="0"/>
              <w:jc w:val="center"/>
              <w:rPr>
                <w:rFonts w:hint="eastAsia" w:asciiTheme="minorEastAsia" w:hAnsiTheme="minorEastAsia" w:eastAsiaTheme="minorEastAsia" w:cstheme="minorEastAsia"/>
                <w:b/>
                <w:bCs/>
                <w:color w:val="000000"/>
                <w:kern w:val="0"/>
                <w:sz w:val="18"/>
                <w:szCs w:val="28"/>
              </w:rPr>
            </w:pPr>
            <w:r>
              <w:rPr>
                <w:rFonts w:hint="eastAsia" w:asciiTheme="minorEastAsia" w:hAnsiTheme="minorEastAsia" w:eastAsiaTheme="minorEastAsia" w:cstheme="minorEastAsia"/>
                <w:b/>
                <w:bCs/>
                <w:color w:val="000000"/>
                <w:kern w:val="0"/>
                <w:sz w:val="18"/>
                <w:szCs w:val="28"/>
              </w:rPr>
              <w:t>公司名称</w:t>
            </w:r>
          </w:p>
        </w:tc>
        <w:tc>
          <w:tcPr>
            <w:tcW w:w="435" w:type="pct"/>
            <w:tcBorders>
              <w:top w:val="single" w:color="auto" w:sz="4" w:space="0"/>
              <w:left w:val="nil"/>
              <w:bottom w:val="single" w:color="auto" w:sz="4" w:space="0"/>
              <w:right w:val="single" w:color="auto" w:sz="4" w:space="0"/>
            </w:tcBorders>
            <w:shd w:val="clear" w:color="auto" w:fill="D8D8D8" w:themeFill="background1" w:themeFillShade="D9"/>
            <w:noWrap/>
            <w:vAlign w:val="center"/>
          </w:tcPr>
          <w:p>
            <w:pPr>
              <w:keepNext w:val="0"/>
              <w:keepLines w:val="0"/>
              <w:widowControl/>
              <w:suppressLineNumbers w:val="0"/>
              <w:spacing w:before="0" w:beforeAutospacing="0" w:after="0" w:afterAutospacing="0"/>
              <w:ind w:left="0" w:right="0"/>
              <w:jc w:val="center"/>
              <w:rPr>
                <w:rFonts w:hint="eastAsia" w:asciiTheme="minorEastAsia" w:hAnsiTheme="minorEastAsia" w:eastAsiaTheme="minorEastAsia" w:cstheme="minorEastAsia"/>
                <w:b/>
                <w:bCs/>
                <w:color w:val="000000"/>
                <w:kern w:val="0"/>
                <w:sz w:val="18"/>
                <w:szCs w:val="28"/>
              </w:rPr>
            </w:pPr>
            <w:r>
              <w:rPr>
                <w:rFonts w:hint="eastAsia" w:asciiTheme="minorEastAsia" w:hAnsiTheme="minorEastAsia" w:eastAsiaTheme="minorEastAsia" w:cstheme="minorEastAsia"/>
                <w:b/>
                <w:bCs/>
                <w:color w:val="000000"/>
                <w:kern w:val="0"/>
                <w:sz w:val="18"/>
                <w:szCs w:val="28"/>
              </w:rPr>
              <w:t>级次</w:t>
            </w:r>
          </w:p>
        </w:tc>
        <w:tc>
          <w:tcPr>
            <w:tcW w:w="1098" w:type="pct"/>
            <w:tcBorders>
              <w:top w:val="single" w:color="auto" w:sz="4" w:space="0"/>
              <w:left w:val="nil"/>
              <w:bottom w:val="single" w:color="auto" w:sz="4" w:space="0"/>
              <w:right w:val="single" w:color="auto" w:sz="4" w:space="0"/>
            </w:tcBorders>
            <w:shd w:val="clear" w:color="auto" w:fill="D8D8D8" w:themeFill="background1" w:themeFillShade="D9"/>
            <w:noWrap/>
            <w:vAlign w:val="center"/>
          </w:tcPr>
          <w:p>
            <w:pPr>
              <w:keepNext w:val="0"/>
              <w:keepLines w:val="0"/>
              <w:widowControl/>
              <w:suppressLineNumbers w:val="0"/>
              <w:spacing w:before="0" w:beforeAutospacing="0" w:after="0" w:afterAutospacing="0"/>
              <w:ind w:left="0" w:right="0"/>
              <w:jc w:val="center"/>
              <w:rPr>
                <w:rFonts w:hint="eastAsia" w:asciiTheme="minorEastAsia" w:hAnsiTheme="minorEastAsia" w:eastAsiaTheme="minorEastAsia" w:cstheme="minorEastAsia"/>
                <w:b/>
                <w:bCs/>
                <w:color w:val="000000"/>
                <w:kern w:val="0"/>
                <w:sz w:val="18"/>
                <w:szCs w:val="28"/>
              </w:rPr>
            </w:pPr>
            <w:r>
              <w:rPr>
                <w:rFonts w:hint="eastAsia" w:asciiTheme="minorEastAsia" w:hAnsiTheme="minorEastAsia" w:eastAsiaTheme="minorEastAsia" w:cstheme="minorEastAsia"/>
                <w:b/>
                <w:bCs/>
                <w:color w:val="000000"/>
                <w:kern w:val="0"/>
                <w:sz w:val="18"/>
                <w:szCs w:val="28"/>
              </w:rPr>
              <w:t>上级公司名称</w:t>
            </w:r>
          </w:p>
        </w:tc>
        <w:tc>
          <w:tcPr>
            <w:tcW w:w="729" w:type="pct"/>
            <w:tcBorders>
              <w:top w:val="single" w:color="auto" w:sz="4" w:space="0"/>
              <w:left w:val="nil"/>
              <w:bottom w:val="single" w:color="auto" w:sz="4" w:space="0"/>
              <w:right w:val="single" w:color="auto" w:sz="4" w:space="0"/>
            </w:tcBorders>
            <w:shd w:val="clear" w:color="auto" w:fill="D8D8D8" w:themeFill="background1" w:themeFillShade="D9"/>
          </w:tcPr>
          <w:p>
            <w:pPr>
              <w:keepNext w:val="0"/>
              <w:keepLines w:val="0"/>
              <w:widowControl/>
              <w:suppressLineNumbers w:val="0"/>
              <w:spacing w:before="0" w:beforeAutospacing="0" w:after="0" w:afterAutospacing="0"/>
              <w:ind w:left="0" w:right="0"/>
              <w:jc w:val="center"/>
              <w:rPr>
                <w:rFonts w:hint="eastAsia" w:asciiTheme="minorEastAsia" w:hAnsiTheme="minorEastAsia" w:eastAsiaTheme="minorEastAsia" w:cstheme="minorEastAsia"/>
                <w:b/>
                <w:bCs/>
                <w:color w:val="000000"/>
                <w:kern w:val="0"/>
                <w:sz w:val="18"/>
                <w:szCs w:val="28"/>
              </w:rPr>
            </w:pPr>
            <w:r>
              <w:rPr>
                <w:rFonts w:hint="eastAsia" w:asciiTheme="minorEastAsia" w:hAnsiTheme="minorEastAsia" w:eastAsiaTheme="minorEastAsia" w:cstheme="minorEastAsia"/>
                <w:b/>
                <w:bCs/>
                <w:color w:val="000000"/>
                <w:kern w:val="0"/>
                <w:sz w:val="18"/>
                <w:szCs w:val="28"/>
              </w:rPr>
              <w:t>是否二级核算</w:t>
            </w:r>
          </w:p>
        </w:tc>
        <w:tc>
          <w:tcPr>
            <w:tcW w:w="357" w:type="pct"/>
            <w:tcBorders>
              <w:top w:val="single" w:color="auto" w:sz="4" w:space="0"/>
              <w:left w:val="nil"/>
              <w:bottom w:val="single" w:color="auto" w:sz="4" w:space="0"/>
              <w:right w:val="single" w:color="auto" w:sz="4" w:space="0"/>
            </w:tcBorders>
            <w:shd w:val="clear" w:color="auto" w:fill="D8D8D8" w:themeFill="background1" w:themeFillShade="D9"/>
          </w:tcPr>
          <w:p>
            <w:pPr>
              <w:keepNext w:val="0"/>
              <w:keepLines w:val="0"/>
              <w:widowControl/>
              <w:suppressLineNumbers w:val="0"/>
              <w:spacing w:before="0" w:beforeAutospacing="0" w:after="0" w:afterAutospacing="0"/>
              <w:ind w:left="0" w:right="0"/>
              <w:jc w:val="center"/>
              <w:rPr>
                <w:rFonts w:hint="eastAsia" w:asciiTheme="minorEastAsia" w:hAnsiTheme="minorEastAsia" w:eastAsiaTheme="minorEastAsia" w:cstheme="minorEastAsia"/>
                <w:b/>
                <w:bCs/>
                <w:color w:val="000000"/>
                <w:kern w:val="0"/>
                <w:sz w:val="18"/>
                <w:szCs w:val="28"/>
              </w:rPr>
            </w:pPr>
            <w:r>
              <w:rPr>
                <w:rFonts w:hint="eastAsia" w:asciiTheme="minorEastAsia" w:hAnsiTheme="minorEastAsia" w:eastAsiaTheme="minorEastAsia" w:cstheme="minorEastAsia"/>
                <w:b/>
                <w:bCs/>
                <w:color w:val="000000"/>
                <w:kern w:val="0"/>
                <w:sz w:val="18"/>
                <w:szCs w:val="28"/>
              </w:rPr>
              <w:t>是否法人</w:t>
            </w:r>
          </w:p>
        </w:tc>
      </w:tr>
      <w:tr>
        <w:tblPrEx>
          <w:tblCellMar>
            <w:top w:w="0" w:type="dxa"/>
            <w:left w:w="108" w:type="dxa"/>
            <w:bottom w:w="0" w:type="dxa"/>
            <w:right w:w="108" w:type="dxa"/>
          </w:tblCellMar>
        </w:tblPrEx>
        <w:trPr>
          <w:trHeight w:val="280" w:hRule="atLeast"/>
        </w:trPr>
        <w:tc>
          <w:tcPr>
            <w:tcW w:w="338" w:type="pct"/>
            <w:tcBorders>
              <w:top w:val="nil"/>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spacing w:before="0" w:beforeAutospacing="0" w:after="0" w:afterAutospacing="0"/>
              <w:ind w:left="0" w:right="0"/>
              <w:jc w:val="center"/>
              <w:rPr>
                <w:rFonts w:hint="eastAsia" w:asciiTheme="minorEastAsia" w:hAnsiTheme="minorEastAsia" w:eastAsiaTheme="minorEastAsia" w:cstheme="minorEastAsia"/>
                <w:color w:val="000000"/>
                <w:kern w:val="0"/>
                <w:sz w:val="15"/>
                <w:szCs w:val="15"/>
              </w:rPr>
            </w:pPr>
            <w:r>
              <w:rPr>
                <w:rFonts w:hint="eastAsia" w:asciiTheme="minorEastAsia" w:hAnsiTheme="minorEastAsia" w:eastAsiaTheme="minorEastAsia" w:cstheme="minorEastAsia"/>
                <w:sz w:val="15"/>
                <w:szCs w:val="15"/>
              </w:rPr>
              <w:t>1</w:t>
            </w:r>
          </w:p>
        </w:tc>
        <w:tc>
          <w:tcPr>
            <w:tcW w:w="358" w:type="pct"/>
            <w:tcBorders>
              <w:top w:val="nil"/>
              <w:left w:val="nil"/>
              <w:bottom w:val="single" w:color="auto" w:sz="4" w:space="0"/>
              <w:right w:val="single" w:color="auto" w:sz="4" w:space="0"/>
            </w:tcBorders>
            <w:shd w:val="clear" w:color="auto" w:fill="auto"/>
            <w:noWrap/>
            <w:vAlign w:val="center"/>
          </w:tcPr>
          <w:p>
            <w:pPr>
              <w:keepNext w:val="0"/>
              <w:keepLines w:val="0"/>
              <w:widowControl/>
              <w:suppressLineNumbers w:val="0"/>
              <w:spacing w:before="0" w:beforeAutospacing="0" w:after="0" w:afterAutospacing="0"/>
              <w:ind w:left="0" w:right="0"/>
              <w:jc w:val="center"/>
              <w:rPr>
                <w:rFonts w:hint="eastAsia" w:asciiTheme="minorEastAsia" w:hAnsiTheme="minorEastAsia" w:eastAsiaTheme="minorEastAsia" w:cstheme="minorEastAsia"/>
                <w:color w:val="000000"/>
                <w:kern w:val="0"/>
                <w:sz w:val="15"/>
                <w:szCs w:val="15"/>
              </w:rPr>
            </w:pPr>
            <w:r>
              <w:rPr>
                <w:rFonts w:hint="eastAsia" w:asciiTheme="minorEastAsia" w:hAnsiTheme="minorEastAsia" w:eastAsiaTheme="minorEastAsia" w:cstheme="minorEastAsia"/>
                <w:color w:val="000000"/>
                <w:sz w:val="15"/>
                <w:szCs w:val="15"/>
              </w:rPr>
              <w:t>01</w:t>
            </w:r>
          </w:p>
        </w:tc>
        <w:tc>
          <w:tcPr>
            <w:tcW w:w="1682" w:type="pct"/>
            <w:tcBorders>
              <w:top w:val="nil"/>
              <w:left w:val="nil"/>
              <w:bottom w:val="single" w:color="auto" w:sz="4" w:space="0"/>
              <w:right w:val="single" w:color="auto" w:sz="4" w:space="0"/>
            </w:tcBorders>
            <w:shd w:val="clear" w:color="auto" w:fill="auto"/>
            <w:noWrap/>
            <w:vAlign w:val="center"/>
          </w:tcPr>
          <w:p>
            <w:pPr>
              <w:keepNext w:val="0"/>
              <w:keepLines w:val="0"/>
              <w:widowControl/>
              <w:suppressLineNumbers w:val="0"/>
              <w:spacing w:before="0" w:beforeAutospacing="0" w:after="0" w:afterAutospacing="0"/>
              <w:ind w:left="0" w:right="0"/>
              <w:jc w:val="center"/>
              <w:rPr>
                <w:rFonts w:hint="eastAsia" w:asciiTheme="minorEastAsia" w:hAnsiTheme="minorEastAsia" w:eastAsiaTheme="minorEastAsia" w:cstheme="minorEastAsia"/>
                <w:color w:val="000000"/>
                <w:kern w:val="0"/>
                <w:sz w:val="15"/>
                <w:szCs w:val="15"/>
                <w:lang w:val="en-US" w:eastAsia="zh-CN"/>
              </w:rPr>
            </w:pPr>
            <w:r>
              <w:rPr>
                <w:rFonts w:hint="eastAsia" w:asciiTheme="minorEastAsia" w:hAnsiTheme="minorEastAsia" w:eastAsiaTheme="minorEastAsia" w:cstheme="minorEastAsia"/>
                <w:color w:val="000000"/>
                <w:kern w:val="0"/>
                <w:sz w:val="15"/>
                <w:szCs w:val="15"/>
                <w:lang w:val="en-US" w:eastAsia="zh-CN"/>
              </w:rPr>
              <w:t>大唐财务公司</w:t>
            </w:r>
          </w:p>
        </w:tc>
        <w:tc>
          <w:tcPr>
            <w:tcW w:w="435" w:type="pct"/>
            <w:tcBorders>
              <w:top w:val="nil"/>
              <w:left w:val="nil"/>
              <w:bottom w:val="single" w:color="auto" w:sz="4" w:space="0"/>
              <w:right w:val="single" w:color="auto" w:sz="4" w:space="0"/>
            </w:tcBorders>
            <w:shd w:val="clear" w:color="auto" w:fill="auto"/>
            <w:noWrap/>
            <w:vAlign w:val="center"/>
          </w:tcPr>
          <w:p>
            <w:pPr>
              <w:keepNext w:val="0"/>
              <w:keepLines w:val="0"/>
              <w:widowControl/>
              <w:suppressLineNumbers w:val="0"/>
              <w:spacing w:before="0" w:beforeAutospacing="0" w:after="0" w:afterAutospacing="0"/>
              <w:ind w:left="0" w:right="0"/>
              <w:jc w:val="center"/>
              <w:rPr>
                <w:rFonts w:hint="eastAsia" w:asciiTheme="minorEastAsia" w:hAnsiTheme="minorEastAsia" w:eastAsiaTheme="minorEastAsia" w:cstheme="minorEastAsia"/>
                <w:color w:val="000000"/>
                <w:kern w:val="0"/>
                <w:sz w:val="15"/>
                <w:szCs w:val="15"/>
              </w:rPr>
            </w:pPr>
            <w:r>
              <w:rPr>
                <w:rFonts w:hint="eastAsia" w:asciiTheme="minorEastAsia" w:hAnsiTheme="minorEastAsia" w:eastAsiaTheme="minorEastAsia" w:cstheme="minorEastAsia"/>
                <w:color w:val="000000"/>
                <w:sz w:val="15"/>
                <w:szCs w:val="15"/>
              </w:rPr>
              <w:t>一级</w:t>
            </w:r>
          </w:p>
        </w:tc>
        <w:tc>
          <w:tcPr>
            <w:tcW w:w="1098" w:type="pct"/>
            <w:tcBorders>
              <w:top w:val="nil"/>
              <w:left w:val="nil"/>
              <w:bottom w:val="single" w:color="auto" w:sz="4" w:space="0"/>
              <w:right w:val="single" w:color="auto" w:sz="4" w:space="0"/>
            </w:tcBorders>
            <w:shd w:val="clear" w:color="auto" w:fill="auto"/>
            <w:noWrap/>
            <w:vAlign w:val="center"/>
          </w:tcPr>
          <w:p>
            <w:pPr>
              <w:keepNext w:val="0"/>
              <w:keepLines w:val="0"/>
              <w:widowControl/>
              <w:suppressLineNumbers w:val="0"/>
              <w:spacing w:before="0" w:beforeAutospacing="0" w:after="0" w:afterAutospacing="0"/>
              <w:ind w:left="0" w:right="0"/>
              <w:jc w:val="center"/>
              <w:rPr>
                <w:rFonts w:hint="eastAsia" w:asciiTheme="minorEastAsia" w:hAnsiTheme="minorEastAsia" w:eastAsiaTheme="minorEastAsia" w:cstheme="minorEastAsia"/>
                <w:color w:val="000000"/>
                <w:kern w:val="0"/>
                <w:sz w:val="15"/>
                <w:szCs w:val="15"/>
              </w:rPr>
            </w:pPr>
            <w:r>
              <w:rPr>
                <w:rFonts w:hint="eastAsia" w:asciiTheme="minorEastAsia" w:hAnsiTheme="minorEastAsia" w:eastAsiaTheme="minorEastAsia" w:cstheme="minorEastAsia"/>
                <w:color w:val="000000"/>
                <w:sz w:val="15"/>
                <w:szCs w:val="15"/>
              </w:rPr>
              <w:t>　</w:t>
            </w:r>
          </w:p>
        </w:tc>
        <w:tc>
          <w:tcPr>
            <w:tcW w:w="729" w:type="pct"/>
            <w:tcBorders>
              <w:top w:val="nil"/>
              <w:left w:val="nil"/>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center"/>
              <w:rPr>
                <w:rFonts w:hint="eastAsia" w:asciiTheme="minorEastAsia" w:hAnsiTheme="minorEastAsia" w:eastAsiaTheme="minorEastAsia" w:cstheme="minorEastAsia"/>
                <w:color w:val="000000"/>
                <w:kern w:val="0"/>
                <w:sz w:val="15"/>
                <w:szCs w:val="15"/>
              </w:rPr>
            </w:pPr>
            <w:r>
              <w:rPr>
                <w:rFonts w:hint="eastAsia" w:asciiTheme="minorEastAsia" w:hAnsiTheme="minorEastAsia" w:eastAsiaTheme="minorEastAsia" w:cstheme="minorEastAsia"/>
                <w:color w:val="000000"/>
                <w:sz w:val="15"/>
                <w:szCs w:val="15"/>
              </w:rPr>
              <w:t>否</w:t>
            </w:r>
          </w:p>
        </w:tc>
        <w:tc>
          <w:tcPr>
            <w:tcW w:w="357" w:type="pct"/>
            <w:tcBorders>
              <w:top w:val="nil"/>
              <w:left w:val="nil"/>
              <w:bottom w:val="single" w:color="auto" w:sz="4" w:space="0"/>
              <w:right w:val="single" w:color="auto" w:sz="4" w:space="0"/>
            </w:tcBorders>
            <w:vAlign w:val="center"/>
          </w:tcPr>
          <w:p>
            <w:pPr>
              <w:keepNext w:val="0"/>
              <w:keepLines w:val="0"/>
              <w:widowControl/>
              <w:suppressLineNumbers w:val="0"/>
              <w:spacing w:before="0" w:beforeAutospacing="0" w:after="0" w:afterAutospacing="0"/>
              <w:ind w:left="0" w:right="0"/>
              <w:jc w:val="center"/>
              <w:rPr>
                <w:rFonts w:hint="eastAsia" w:asciiTheme="minorEastAsia" w:hAnsiTheme="minorEastAsia" w:eastAsiaTheme="minorEastAsia" w:cstheme="minorEastAsia"/>
                <w:color w:val="000000"/>
                <w:kern w:val="0"/>
                <w:sz w:val="15"/>
                <w:szCs w:val="15"/>
              </w:rPr>
            </w:pPr>
            <w:r>
              <w:rPr>
                <w:rFonts w:hint="eastAsia" w:asciiTheme="minorEastAsia" w:hAnsiTheme="minorEastAsia" w:eastAsiaTheme="minorEastAsia" w:cstheme="minorEastAsia"/>
                <w:color w:val="000000"/>
                <w:sz w:val="15"/>
                <w:szCs w:val="15"/>
              </w:rPr>
              <w:t>是</w:t>
            </w:r>
          </w:p>
        </w:tc>
      </w:tr>
    </w:tbl>
    <w:p>
      <w:pPr>
        <w:pStyle w:val="4"/>
        <w:numPr>
          <w:ilvl w:val="0"/>
          <w:numId w:val="0"/>
        </w:numPr>
        <w:rPr>
          <w:rFonts w:ascii="微软雅黑" w:hAnsi="微软雅黑"/>
        </w:rPr>
      </w:pPr>
      <w:bookmarkStart w:id="26" w:name="_Toc406546086"/>
      <w:bookmarkStart w:id="27" w:name="_Toc1874289683"/>
      <w:r>
        <w:rPr>
          <w:rFonts w:ascii="微软雅黑" w:hAnsi="微软雅黑"/>
        </w:rPr>
        <w:t xml:space="preserve">2.3.2 </w:t>
      </w:r>
      <w:r>
        <w:rPr>
          <w:rFonts w:hint="eastAsia" w:ascii="微软雅黑" w:hAnsi="微软雅黑"/>
        </w:rPr>
        <w:t>项目建设内容</w:t>
      </w:r>
      <w:bookmarkEnd w:id="26"/>
      <w:bookmarkEnd w:id="27"/>
    </w:p>
    <w:p>
      <w:pPr>
        <w:spacing w:before="156" w:after="156"/>
        <w:ind w:firstLine="420" w:firstLineChars="200"/>
        <w:rPr>
          <w:rFonts w:hint="eastAsia" w:asciiTheme="minorEastAsia" w:hAnsiTheme="minorEastAsia" w:eastAsiaTheme="minorEastAsia" w:cstheme="minorEastAsia"/>
        </w:rPr>
      </w:pPr>
      <w:r>
        <w:rPr>
          <w:rFonts w:hint="eastAsia" w:asciiTheme="minorEastAsia" w:hAnsiTheme="minorEastAsia" w:eastAsiaTheme="minorEastAsia" w:cstheme="minorEastAsia"/>
          <w:b/>
          <w:bCs/>
        </w:rPr>
        <w:t>NC</w:t>
      </w:r>
      <w:r>
        <w:rPr>
          <w:rFonts w:hint="eastAsia" w:asciiTheme="minorEastAsia" w:hAnsiTheme="minorEastAsia" w:eastAsiaTheme="minorEastAsia" w:cstheme="minorEastAsia"/>
          <w:b/>
          <w:bCs/>
          <w:lang w:val="en-US"/>
        </w:rPr>
        <w:t>65</w:t>
      </w:r>
      <w:r>
        <w:rPr>
          <w:rFonts w:hint="eastAsia" w:asciiTheme="minorEastAsia" w:hAnsiTheme="minorEastAsia" w:eastAsiaTheme="minorEastAsia" w:cstheme="minorEastAsia"/>
          <w:b/>
          <w:bCs/>
          <w:lang w:val="en-US" w:eastAsia="zh-CN"/>
        </w:rPr>
        <w:t>财务总账凭证改造</w:t>
      </w:r>
      <w:r>
        <w:rPr>
          <w:rFonts w:hint="eastAsia" w:asciiTheme="minorEastAsia" w:hAnsiTheme="minorEastAsia" w:eastAsiaTheme="minorEastAsia" w:cstheme="minorEastAsia"/>
          <w:b/>
          <w:bCs/>
        </w:rPr>
        <w:t xml:space="preserve">： </w:t>
      </w:r>
      <w:r>
        <w:rPr>
          <w:rFonts w:hint="eastAsia" w:asciiTheme="minorEastAsia" w:hAnsiTheme="minorEastAsia" w:eastAsiaTheme="minorEastAsia" w:cstheme="minorEastAsia"/>
          <w:bCs/>
          <w:lang w:val="en-US" w:eastAsia="zh-CN"/>
        </w:rPr>
        <w:t>总账凭证实现附件及发票上传、存储，其中上传发票通过与航信集成服务实现OCR识别及验签的功能</w:t>
      </w:r>
    </w:p>
    <w:p>
      <w:pPr>
        <w:spacing w:before="156" w:after="156"/>
        <w:ind w:firstLine="420" w:firstLineChars="20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rPr>
        <w:t>NC65</w:t>
      </w:r>
      <w:r>
        <w:rPr>
          <w:rFonts w:hint="eastAsia" w:asciiTheme="minorEastAsia" w:hAnsiTheme="minorEastAsia" w:eastAsiaTheme="minorEastAsia" w:cstheme="minorEastAsia"/>
          <w:b/>
          <w:bCs/>
          <w:lang w:val="en-US" w:eastAsia="zh-CN"/>
        </w:rPr>
        <w:t>进项发票台账管理</w:t>
      </w:r>
      <w:r>
        <w:rPr>
          <w:rFonts w:hint="eastAsia" w:asciiTheme="minorEastAsia" w:hAnsiTheme="minorEastAsia" w:eastAsiaTheme="minorEastAsia" w:cstheme="minorEastAsia"/>
          <w:b/>
          <w:bCs/>
        </w:rPr>
        <w:t xml:space="preserve">： </w:t>
      </w:r>
      <w:r>
        <w:rPr>
          <w:rFonts w:hint="eastAsia" w:asciiTheme="minorEastAsia" w:hAnsiTheme="minorEastAsia" w:eastAsiaTheme="minorEastAsia" w:cstheme="minorEastAsia"/>
          <w:lang w:val="en-US" w:eastAsia="zh-CN"/>
        </w:rPr>
        <w:t>新建功能进项发票台账管理，</w:t>
      </w:r>
      <w:r>
        <w:rPr>
          <w:rFonts w:hint="eastAsia" w:asciiTheme="minorEastAsia" w:hAnsiTheme="minorEastAsia" w:eastAsiaTheme="minorEastAsia" w:cstheme="minorEastAsia"/>
          <w:bCs/>
          <w:lang w:val="en-US" w:eastAsia="zh-CN"/>
        </w:rPr>
        <w:t>具备向航信发票系统推送进项发票勾选数据，发票查询等功能；</w:t>
      </w:r>
    </w:p>
    <w:p>
      <w:pPr>
        <w:spacing w:before="156" w:after="156"/>
        <w:ind w:firstLine="420" w:firstLineChars="200"/>
        <w:rPr>
          <w:rFonts w:hint="eastAsia" w:asciiTheme="minorEastAsia" w:hAnsiTheme="minorEastAsia" w:eastAsiaTheme="minorEastAsia" w:cstheme="minorEastAsia"/>
        </w:rPr>
      </w:pPr>
      <w:r>
        <w:rPr>
          <w:rFonts w:hint="eastAsia" w:asciiTheme="minorEastAsia" w:hAnsiTheme="minorEastAsia" w:eastAsiaTheme="minorEastAsia" w:cstheme="minorEastAsia"/>
          <w:b/>
          <w:bCs/>
          <w:lang w:val="en-US" w:eastAsia="zh-CN"/>
        </w:rPr>
        <w:t>与泛微报销系统接口改造</w:t>
      </w:r>
      <w:r>
        <w:rPr>
          <w:rFonts w:hint="eastAsia" w:asciiTheme="minorEastAsia" w:hAnsiTheme="minorEastAsia" w:eastAsiaTheme="minorEastAsia" w:cstheme="minorEastAsia"/>
          <w:b/>
          <w:bCs/>
          <w:lang w:val="en-US"/>
        </w:rPr>
        <w:t>：</w:t>
      </w:r>
      <w:r>
        <w:rPr>
          <w:rFonts w:hint="eastAsia" w:asciiTheme="minorEastAsia" w:hAnsiTheme="minorEastAsia" w:eastAsiaTheme="minorEastAsia" w:cstheme="minorEastAsia"/>
          <w:lang w:val="en-US"/>
        </w:rPr>
        <w:t xml:space="preserve"> </w:t>
      </w:r>
      <w:r>
        <w:rPr>
          <w:rFonts w:hint="eastAsia" w:asciiTheme="minorEastAsia" w:hAnsiTheme="minorEastAsia" w:eastAsiaTheme="minorEastAsia" w:cstheme="minorEastAsia"/>
          <w:lang w:val="en-US" w:eastAsia="zh-CN"/>
        </w:rPr>
        <w:t>接收预制凭证、报销单板式文件、报销单及附件、发票附件、发票结构化数据；</w:t>
      </w:r>
    </w:p>
    <w:p>
      <w:pPr>
        <w:spacing w:before="156" w:after="156"/>
        <w:ind w:firstLine="420" w:firstLineChars="200"/>
        <w:rPr>
          <w:rFonts w:hint="eastAsia" w:asciiTheme="minorEastAsia" w:hAnsiTheme="minorEastAsia" w:eastAsiaTheme="minorEastAsia" w:cstheme="minorEastAsia"/>
        </w:rPr>
      </w:pPr>
      <w:r>
        <w:rPr>
          <w:rFonts w:hint="eastAsia" w:asciiTheme="minorEastAsia" w:hAnsiTheme="minorEastAsia" w:eastAsiaTheme="minorEastAsia" w:cstheme="minorEastAsia"/>
          <w:b/>
          <w:bCs/>
          <w:lang w:val="en-US" w:eastAsia="zh-CN"/>
        </w:rPr>
        <w:t xml:space="preserve">与航信发票平台接口： </w:t>
      </w:r>
      <w:r>
        <w:rPr>
          <w:rFonts w:hint="eastAsia" w:asciiTheme="minorEastAsia" w:hAnsiTheme="minorEastAsia" w:eastAsiaTheme="minorEastAsia" w:cstheme="minorEastAsia"/>
          <w:lang w:val="en-US" w:eastAsia="zh-CN"/>
        </w:rPr>
        <w:t>发票OCR识别接口、发票验真接口、进项发票勾选接口</w:t>
      </w:r>
    </w:p>
    <w:p>
      <w:pPr>
        <w:spacing w:before="156" w:after="156"/>
        <w:ind w:firstLine="420" w:firstLineChars="20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与电子凭证综合服务平台接口：</w:t>
      </w:r>
      <w:r>
        <w:rPr>
          <w:rFonts w:hint="eastAsia" w:asciiTheme="minorEastAsia" w:hAnsiTheme="minorEastAsia" w:eastAsiaTheme="minorEastAsia" w:cstheme="minorEastAsia"/>
          <w:lang w:val="en-US" w:eastAsia="zh-CN"/>
        </w:rPr>
        <w:t>推送电子票据原始凭证、会计凭证及关联关系；</w:t>
      </w:r>
    </w:p>
    <w:p>
      <w:pPr>
        <w:spacing w:before="156" w:after="156" w:line="360" w:lineRule="auto"/>
        <w:rPr>
          <w:rFonts w:ascii="微软雅黑" w:hAnsi="微软雅黑"/>
          <w:color w:val="FF0000"/>
        </w:rPr>
      </w:pPr>
    </w:p>
    <w:p>
      <w:pPr>
        <w:pStyle w:val="2"/>
      </w:pPr>
      <w:bookmarkStart w:id="28" w:name="_Toc1895714897"/>
      <w:bookmarkStart w:id="29" w:name="_Toc1773569100"/>
      <w:r>
        <w:rPr>
          <w:rFonts w:hint="eastAsia"/>
          <w:lang w:val="en-US" w:eastAsia="zh-CN"/>
        </w:rPr>
        <w:t>业务</w:t>
      </w:r>
      <w:r>
        <w:rPr>
          <w:rFonts w:hint="eastAsia"/>
          <w:lang w:val="en-US" w:eastAsia="zh"/>
        </w:rPr>
        <w:t>调研情况</w:t>
      </w:r>
      <w:bookmarkEnd w:id="28"/>
      <w:bookmarkEnd w:id="29"/>
    </w:p>
    <w:p>
      <w:pPr>
        <w:pStyle w:val="3"/>
        <w:numPr>
          <w:ilvl w:val="0"/>
          <w:numId w:val="0"/>
        </w:numPr>
        <w:ind w:left="425"/>
        <w:rPr>
          <w:rFonts w:hint="eastAsia"/>
        </w:rPr>
      </w:pPr>
      <w:bookmarkStart w:id="30" w:name="_Toc1209446960"/>
      <w:bookmarkStart w:id="31" w:name="_Toc1505355496"/>
      <w:r>
        <w:rPr>
          <w:rFonts w:hint="eastAsia"/>
          <w:lang w:val="en-US" w:eastAsia="zh"/>
        </w:rPr>
        <w:t>3.1基本情况</w:t>
      </w:r>
      <w:bookmarkEnd w:id="30"/>
      <w:bookmarkEnd w:id="31"/>
    </w:p>
    <w:p>
      <w:pPr>
        <w:ind w:firstLine="630" w:firstLineChars="300"/>
        <w:rPr>
          <w:rFonts w:hint="eastAsia" w:asciiTheme="minorEastAsia" w:hAnsiTheme="minorEastAsia" w:eastAsiaTheme="minorEastAsia" w:cstheme="minorEastAsia"/>
          <w:bCs/>
        </w:rPr>
      </w:pPr>
      <w:r>
        <w:rPr>
          <w:rFonts w:hint="eastAsia" w:asciiTheme="minorEastAsia" w:hAnsiTheme="minorEastAsia" w:eastAsiaTheme="minorEastAsia" w:cstheme="minorEastAsia"/>
          <w:bCs/>
          <w:lang w:val="en-US" w:eastAsia="zh-CN"/>
        </w:rPr>
        <w:t>**</w:t>
      </w:r>
      <w:r>
        <w:rPr>
          <w:rFonts w:hint="eastAsia" w:asciiTheme="minorEastAsia" w:hAnsiTheme="minorEastAsia" w:eastAsiaTheme="minorEastAsia" w:cstheme="minorEastAsia"/>
          <w:bCs/>
        </w:rPr>
        <w:t>公司</w:t>
      </w:r>
      <w:r>
        <w:rPr>
          <w:rFonts w:hint="eastAsia" w:asciiTheme="minorEastAsia" w:hAnsiTheme="minorEastAsia" w:eastAsiaTheme="minorEastAsia" w:cstheme="minorEastAsia"/>
          <w:bCs/>
          <w:lang w:val="en-US" w:eastAsia="zh-CN"/>
        </w:rPr>
        <w:t>对财务升级项目重视，**</w:t>
      </w:r>
      <w:r>
        <w:rPr>
          <w:rFonts w:hint="eastAsia" w:asciiTheme="minorEastAsia" w:hAnsiTheme="minorEastAsia" w:eastAsiaTheme="minorEastAsia" w:cstheme="minorEastAsia"/>
          <w:bCs/>
        </w:rPr>
        <w:t>项目组</w:t>
      </w:r>
      <w:r>
        <w:rPr>
          <w:rFonts w:hint="eastAsia" w:asciiTheme="minorEastAsia" w:hAnsiTheme="minorEastAsia" w:eastAsiaTheme="minorEastAsia" w:cstheme="minorEastAsia"/>
          <w:bCs/>
          <w:lang w:val="en-US" w:eastAsia="zh-CN"/>
        </w:rPr>
        <w:t>人员</w:t>
      </w:r>
      <w:r>
        <w:rPr>
          <w:rFonts w:hint="eastAsia" w:asciiTheme="minorEastAsia" w:hAnsiTheme="minorEastAsia" w:eastAsiaTheme="minorEastAsia" w:cstheme="minorEastAsia"/>
          <w:bCs/>
        </w:rPr>
        <w:t>积极配合，在</w:t>
      </w:r>
      <w:r>
        <w:rPr>
          <w:rFonts w:hint="eastAsia" w:asciiTheme="minorEastAsia" w:hAnsiTheme="minorEastAsia" w:eastAsiaTheme="minorEastAsia" w:cstheme="minorEastAsia"/>
          <w:bCs/>
          <w:lang w:val="en-US" w:eastAsia="zh-CN"/>
        </w:rPr>
        <w:t>项目启动第一周</w:t>
      </w:r>
      <w:r>
        <w:rPr>
          <w:rFonts w:hint="eastAsia" w:asciiTheme="minorEastAsia" w:hAnsiTheme="minorEastAsia" w:eastAsiaTheme="minorEastAsia" w:cstheme="minorEastAsia"/>
          <w:bCs/>
        </w:rPr>
        <w:t>内</w:t>
      </w:r>
      <w:r>
        <w:rPr>
          <w:rFonts w:hint="eastAsia" w:asciiTheme="minorEastAsia" w:hAnsiTheme="minorEastAsia" w:eastAsiaTheme="minorEastAsia" w:cstheme="minorEastAsia"/>
          <w:bCs/>
          <w:lang w:val="en-US" w:eastAsia="zh-CN"/>
        </w:rPr>
        <w:t>与</w:t>
      </w:r>
      <w:r>
        <w:rPr>
          <w:rFonts w:hint="eastAsia" w:asciiTheme="minorEastAsia" w:hAnsiTheme="minorEastAsia" w:eastAsiaTheme="minorEastAsia" w:cstheme="minorEastAsia"/>
          <w:bCs/>
        </w:rPr>
        <w:t>用友项目组对</w:t>
      </w:r>
      <w:r>
        <w:rPr>
          <w:rFonts w:hint="eastAsia" w:asciiTheme="minorEastAsia" w:hAnsiTheme="minorEastAsia" w:eastAsiaTheme="minorEastAsia" w:cstheme="minorEastAsia"/>
          <w:bCs/>
          <w:lang w:val="en-US" w:eastAsia="zh-CN"/>
        </w:rPr>
        <w:t>财务核算相关情况，本次改造需求等内容，</w:t>
      </w:r>
      <w:r>
        <w:rPr>
          <w:rFonts w:hint="eastAsia" w:asciiTheme="minorEastAsia" w:hAnsiTheme="minorEastAsia" w:eastAsiaTheme="minorEastAsia" w:cstheme="minorEastAsia"/>
          <w:bCs/>
        </w:rPr>
        <w:t>进行了密集访谈。</w:t>
      </w:r>
    </w:p>
    <w:tbl>
      <w:tblPr>
        <w:tblStyle w:val="29"/>
        <w:tblW w:w="5000" w:type="pct"/>
        <w:jc w:val="center"/>
        <w:tblBorders>
          <w:top w:val="single" w:color="000000" w:sz="8" w:space="0"/>
          <w:left w:val="single" w:color="000000" w:sz="8" w:space="0"/>
          <w:bottom w:val="single" w:color="000000" w:sz="8" w:space="0"/>
          <w:right w:val="single" w:color="000000" w:sz="8" w:space="0"/>
          <w:insideH w:val="single" w:color="000000" w:sz="6" w:space="0"/>
          <w:insideV w:val="single" w:color="000000" w:sz="6" w:space="0"/>
        </w:tblBorders>
        <w:tblLayout w:type="autofit"/>
        <w:tblCellMar>
          <w:top w:w="0" w:type="dxa"/>
          <w:left w:w="0" w:type="dxa"/>
          <w:bottom w:w="0" w:type="dxa"/>
          <w:right w:w="0" w:type="dxa"/>
        </w:tblCellMar>
      </w:tblPr>
      <w:tblGrid>
        <w:gridCol w:w="1128"/>
        <w:gridCol w:w="1446"/>
        <w:gridCol w:w="1162"/>
        <w:gridCol w:w="2080"/>
        <w:gridCol w:w="2778"/>
      </w:tblGrid>
      <w:tr>
        <w:tblPrEx>
          <w:tblBorders>
            <w:top w:val="single" w:color="000000" w:sz="8" w:space="0"/>
            <w:left w:val="single" w:color="000000" w:sz="8" w:space="0"/>
            <w:bottom w:val="single" w:color="000000" w:sz="8" w:space="0"/>
            <w:right w:val="single" w:color="000000" w:sz="8" w:space="0"/>
            <w:insideH w:val="single" w:color="000000" w:sz="6" w:space="0"/>
            <w:insideV w:val="single" w:color="000000" w:sz="6" w:space="0"/>
          </w:tblBorders>
          <w:tblCellMar>
            <w:top w:w="0" w:type="dxa"/>
            <w:left w:w="0" w:type="dxa"/>
            <w:bottom w:w="0" w:type="dxa"/>
            <w:right w:w="0" w:type="dxa"/>
          </w:tblCellMar>
        </w:tblPrEx>
        <w:trPr>
          <w:trHeight w:val="369" w:hRule="atLeast"/>
          <w:jc w:val="center"/>
        </w:trPr>
        <w:tc>
          <w:tcPr>
            <w:tcW w:w="656" w:type="pct"/>
            <w:tcBorders>
              <w:top w:val="single" w:color="000000" w:sz="8" w:space="0"/>
              <w:bottom w:val="single" w:color="000000" w:sz="6" w:space="0"/>
            </w:tcBorders>
            <w:shd w:val="clear" w:color="auto" w:fill="D8D8D8" w:themeFill="background1" w:themeFillShade="D9"/>
            <w:tcMar>
              <w:top w:w="72" w:type="dxa"/>
              <w:left w:w="144" w:type="dxa"/>
              <w:bottom w:w="72" w:type="dxa"/>
              <w:right w:w="144" w:type="dxa"/>
            </w:tcMar>
            <w:vAlign w:val="center"/>
          </w:tcPr>
          <w:p>
            <w:pPr>
              <w:keepNext w:val="0"/>
              <w:keepLines w:val="0"/>
              <w:suppressLineNumbers w:val="0"/>
              <w:spacing w:before="0" w:beforeAutospacing="0" w:after="0" w:afterAutospacing="0"/>
              <w:ind w:left="0" w:right="0"/>
              <w:jc w:val="center"/>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b/>
                <w:bCs/>
                <w:sz w:val="18"/>
                <w:szCs w:val="18"/>
              </w:rPr>
              <w:t>日期</w:t>
            </w:r>
          </w:p>
        </w:tc>
        <w:tc>
          <w:tcPr>
            <w:tcW w:w="841" w:type="pct"/>
            <w:tcBorders>
              <w:top w:val="single" w:color="000000" w:sz="8" w:space="0"/>
              <w:bottom w:val="single" w:color="000000" w:sz="6" w:space="0"/>
            </w:tcBorders>
            <w:shd w:val="clear" w:color="auto" w:fill="D8D8D8" w:themeFill="background1" w:themeFillShade="D9"/>
            <w:tcMar>
              <w:top w:w="72" w:type="dxa"/>
              <w:left w:w="144" w:type="dxa"/>
              <w:bottom w:w="72" w:type="dxa"/>
              <w:right w:w="144" w:type="dxa"/>
            </w:tcMar>
            <w:vAlign w:val="center"/>
          </w:tcPr>
          <w:p>
            <w:pPr>
              <w:keepNext w:val="0"/>
              <w:keepLines w:val="0"/>
              <w:suppressLineNumbers w:val="0"/>
              <w:spacing w:before="0" w:beforeAutospacing="0" w:after="0" w:afterAutospacing="0"/>
              <w:ind w:left="0" w:right="0"/>
              <w:jc w:val="center"/>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b/>
                <w:bCs/>
                <w:sz w:val="18"/>
                <w:szCs w:val="18"/>
              </w:rPr>
              <w:t>部门</w:t>
            </w:r>
          </w:p>
        </w:tc>
        <w:tc>
          <w:tcPr>
            <w:tcW w:w="676" w:type="pct"/>
            <w:tcBorders>
              <w:top w:val="single" w:color="000000" w:sz="8" w:space="0"/>
              <w:bottom w:val="single" w:color="000000" w:sz="6" w:space="0"/>
            </w:tcBorders>
            <w:shd w:val="clear" w:color="auto" w:fill="D8D8D8" w:themeFill="background1" w:themeFillShade="D9"/>
          </w:tcPr>
          <w:p>
            <w:pPr>
              <w:keepNext w:val="0"/>
              <w:keepLines w:val="0"/>
              <w:suppressLineNumbers w:val="0"/>
              <w:spacing w:before="0" w:beforeAutospacing="0" w:after="0" w:afterAutospacing="0"/>
              <w:ind w:left="0" w:right="0"/>
              <w:jc w:val="center"/>
              <w:rPr>
                <w:rFonts w:hint="eastAsia" w:asciiTheme="minorEastAsia" w:hAnsiTheme="minorEastAsia" w:eastAsiaTheme="minorEastAsia" w:cstheme="minorEastAsia"/>
                <w:b/>
                <w:bCs/>
                <w:sz w:val="18"/>
                <w:szCs w:val="18"/>
              </w:rPr>
            </w:pPr>
            <w:r>
              <w:rPr>
                <w:rFonts w:hint="eastAsia" w:asciiTheme="minorEastAsia" w:hAnsiTheme="minorEastAsia" w:eastAsiaTheme="minorEastAsia" w:cstheme="minorEastAsia"/>
                <w:b/>
                <w:bCs/>
                <w:sz w:val="18"/>
                <w:szCs w:val="18"/>
              </w:rPr>
              <w:t>方式</w:t>
            </w:r>
          </w:p>
        </w:tc>
        <w:tc>
          <w:tcPr>
            <w:tcW w:w="1210" w:type="pct"/>
            <w:tcBorders>
              <w:top w:val="single" w:color="000000" w:sz="8" w:space="0"/>
              <w:bottom w:val="single" w:color="000000" w:sz="6" w:space="0"/>
            </w:tcBorders>
            <w:shd w:val="clear" w:color="auto" w:fill="D8D8D8" w:themeFill="background1" w:themeFillShade="D9"/>
            <w:tcMar>
              <w:top w:w="72" w:type="dxa"/>
              <w:left w:w="144" w:type="dxa"/>
              <w:bottom w:w="72" w:type="dxa"/>
              <w:right w:w="144" w:type="dxa"/>
            </w:tcMar>
            <w:vAlign w:val="center"/>
          </w:tcPr>
          <w:p>
            <w:pPr>
              <w:keepNext w:val="0"/>
              <w:keepLines w:val="0"/>
              <w:suppressLineNumbers w:val="0"/>
              <w:spacing w:before="0" w:beforeAutospacing="0" w:after="0" w:afterAutospacing="0"/>
              <w:ind w:left="0" w:right="0"/>
              <w:jc w:val="center"/>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b/>
                <w:bCs/>
                <w:sz w:val="18"/>
                <w:szCs w:val="18"/>
              </w:rPr>
              <w:t>被访问对象</w:t>
            </w:r>
          </w:p>
        </w:tc>
        <w:tc>
          <w:tcPr>
            <w:tcW w:w="1615" w:type="pct"/>
            <w:tcBorders>
              <w:top w:val="single" w:color="000000" w:sz="8" w:space="0"/>
              <w:bottom w:val="single" w:color="000000" w:sz="6" w:space="0"/>
            </w:tcBorders>
            <w:shd w:val="clear" w:color="auto" w:fill="D8D8D8" w:themeFill="background1" w:themeFillShade="D9"/>
            <w:tcMar>
              <w:top w:w="72" w:type="dxa"/>
              <w:left w:w="144" w:type="dxa"/>
              <w:bottom w:w="72" w:type="dxa"/>
              <w:right w:w="144" w:type="dxa"/>
            </w:tcMar>
            <w:vAlign w:val="center"/>
          </w:tcPr>
          <w:p>
            <w:pPr>
              <w:keepNext w:val="0"/>
              <w:keepLines w:val="0"/>
              <w:suppressLineNumbers w:val="0"/>
              <w:spacing w:before="0" w:beforeAutospacing="0" w:after="0" w:afterAutospacing="0"/>
              <w:ind w:left="0" w:right="0"/>
              <w:jc w:val="center"/>
              <w:rPr>
                <w:rFonts w:hint="eastAsia" w:asciiTheme="minorEastAsia" w:hAnsiTheme="minorEastAsia" w:eastAsiaTheme="minorEastAsia" w:cstheme="minorEastAsia"/>
                <w:b/>
                <w:bCs/>
                <w:sz w:val="18"/>
                <w:szCs w:val="18"/>
              </w:rPr>
            </w:pPr>
            <w:r>
              <w:rPr>
                <w:rFonts w:hint="eastAsia" w:asciiTheme="minorEastAsia" w:hAnsiTheme="minorEastAsia" w:eastAsiaTheme="minorEastAsia" w:cstheme="minorEastAsia"/>
                <w:b/>
                <w:bCs/>
                <w:sz w:val="18"/>
                <w:szCs w:val="18"/>
              </w:rPr>
              <w:t>访谈内容</w:t>
            </w:r>
          </w:p>
        </w:tc>
      </w:tr>
      <w:tr>
        <w:tblPrEx>
          <w:tblBorders>
            <w:top w:val="single" w:color="000000" w:sz="8" w:space="0"/>
            <w:left w:val="single" w:color="000000" w:sz="8" w:space="0"/>
            <w:bottom w:val="single" w:color="000000" w:sz="8" w:space="0"/>
            <w:right w:val="single" w:color="000000" w:sz="8" w:space="0"/>
            <w:insideH w:val="single" w:color="000000" w:sz="6" w:space="0"/>
            <w:insideV w:val="single" w:color="000000" w:sz="6" w:space="0"/>
          </w:tblBorders>
          <w:tblCellMar>
            <w:top w:w="0" w:type="dxa"/>
            <w:left w:w="0" w:type="dxa"/>
            <w:bottom w:w="0" w:type="dxa"/>
            <w:right w:w="0" w:type="dxa"/>
          </w:tblCellMar>
        </w:tblPrEx>
        <w:trPr>
          <w:trHeight w:val="320" w:hRule="atLeast"/>
          <w:jc w:val="center"/>
        </w:trPr>
        <w:tc>
          <w:tcPr>
            <w:tcW w:w="656" w:type="pct"/>
            <w:tcBorders>
              <w:top w:val="single" w:color="000000" w:sz="6" w:space="0"/>
            </w:tcBorders>
            <w:shd w:val="clear" w:color="auto" w:fill="auto"/>
            <w:tcMar>
              <w:top w:w="72" w:type="dxa"/>
              <w:left w:w="144" w:type="dxa"/>
              <w:bottom w:w="72" w:type="dxa"/>
              <w:right w:w="144" w:type="dxa"/>
            </w:tcMar>
            <w:vAlign w:val="center"/>
          </w:tcPr>
          <w:p>
            <w:pPr>
              <w:keepNext w:val="0"/>
              <w:keepLines w:val="0"/>
              <w:suppressLineNumbers w:val="0"/>
              <w:spacing w:before="0" w:beforeAutospacing="0" w:after="0" w:afterAutospacing="0"/>
              <w:ind w:left="0" w:right="0" w:firstLine="1" w:firstLineChars="1"/>
              <w:jc w:val="center"/>
              <w:rPr>
                <w:rFonts w:hint="eastAsia" w:asciiTheme="minorEastAsia" w:hAnsiTheme="minorEastAsia" w:eastAsiaTheme="minorEastAsia" w:cstheme="minorEastAsia"/>
                <w:bCs/>
                <w:sz w:val="18"/>
                <w:szCs w:val="18"/>
              </w:rPr>
            </w:pPr>
            <w:r>
              <w:rPr>
                <w:rFonts w:hint="eastAsia" w:asciiTheme="minorEastAsia" w:hAnsiTheme="minorEastAsia" w:eastAsiaTheme="minorEastAsia" w:cstheme="minorEastAsia"/>
                <w:color w:val="000000"/>
                <w:sz w:val="18"/>
                <w:szCs w:val="18"/>
                <w:lang w:val="en-US" w:eastAsia="zh-CN"/>
              </w:rPr>
              <w:t>04</w:t>
            </w:r>
            <w:r>
              <w:rPr>
                <w:rFonts w:hint="eastAsia" w:asciiTheme="minorEastAsia" w:hAnsiTheme="minorEastAsia" w:eastAsiaTheme="minorEastAsia" w:cstheme="minorEastAsia"/>
                <w:color w:val="000000"/>
                <w:sz w:val="18"/>
                <w:szCs w:val="18"/>
              </w:rPr>
              <w:t>月</w:t>
            </w:r>
            <w:r>
              <w:rPr>
                <w:rFonts w:hint="eastAsia" w:asciiTheme="minorEastAsia" w:hAnsiTheme="minorEastAsia" w:eastAsiaTheme="minorEastAsia" w:cstheme="minorEastAsia"/>
                <w:color w:val="000000"/>
                <w:sz w:val="18"/>
                <w:szCs w:val="18"/>
                <w:lang w:val="en-US" w:eastAsia="zh-CN"/>
              </w:rPr>
              <w:t>18</w:t>
            </w:r>
            <w:r>
              <w:rPr>
                <w:rFonts w:hint="eastAsia" w:asciiTheme="minorEastAsia" w:hAnsiTheme="minorEastAsia" w:eastAsiaTheme="minorEastAsia" w:cstheme="minorEastAsia"/>
                <w:color w:val="000000"/>
                <w:sz w:val="18"/>
                <w:szCs w:val="18"/>
              </w:rPr>
              <w:t>日</w:t>
            </w:r>
          </w:p>
        </w:tc>
        <w:tc>
          <w:tcPr>
            <w:tcW w:w="841" w:type="pct"/>
            <w:tcBorders>
              <w:top w:val="single" w:color="000000" w:sz="6" w:space="0"/>
              <w:left w:val="single" w:color="000000" w:sz="4" w:space="0"/>
              <w:bottom w:val="single" w:color="000000" w:sz="4" w:space="0"/>
              <w:right w:val="single" w:color="000000" w:sz="4" w:space="0"/>
            </w:tcBorders>
            <w:shd w:val="clear" w:color="auto" w:fill="auto"/>
            <w:tcMar>
              <w:top w:w="72" w:type="dxa"/>
              <w:left w:w="144" w:type="dxa"/>
              <w:bottom w:w="72" w:type="dxa"/>
              <w:right w:w="144" w:type="dxa"/>
            </w:tcMar>
            <w:vAlign w:val="center"/>
          </w:tcPr>
          <w:p>
            <w:pPr>
              <w:keepNext w:val="0"/>
              <w:keepLines w:val="0"/>
              <w:suppressLineNumbers w:val="0"/>
              <w:spacing w:before="0" w:beforeAutospacing="0" w:after="0" w:afterAutospacing="0"/>
              <w:ind w:left="0" w:right="0" w:firstLine="1" w:firstLineChars="1"/>
              <w:jc w:val="center"/>
              <w:rPr>
                <w:rFonts w:hint="eastAsia" w:asciiTheme="minorEastAsia" w:hAnsiTheme="minorEastAsia" w:eastAsiaTheme="minorEastAsia" w:cstheme="minorEastAsia"/>
                <w:bCs/>
                <w:sz w:val="18"/>
                <w:szCs w:val="18"/>
                <w:lang w:val="en-US" w:eastAsia="zh-CN"/>
              </w:rPr>
            </w:pPr>
            <w:r>
              <w:rPr>
                <w:rFonts w:hint="eastAsia" w:asciiTheme="minorEastAsia" w:hAnsiTheme="minorEastAsia" w:eastAsiaTheme="minorEastAsia" w:cstheme="minorEastAsia"/>
                <w:bCs/>
                <w:sz w:val="18"/>
                <w:szCs w:val="18"/>
                <w:lang w:val="en-US" w:eastAsia="zh-CN"/>
              </w:rPr>
              <w:t>财务部</w:t>
            </w:r>
          </w:p>
        </w:tc>
        <w:tc>
          <w:tcPr>
            <w:tcW w:w="676" w:type="pct"/>
            <w:tcBorders>
              <w:top w:val="single" w:color="000000" w:sz="6" w:space="0"/>
            </w:tcBorders>
            <w:vAlign w:val="center"/>
          </w:tcPr>
          <w:p>
            <w:pPr>
              <w:keepNext w:val="0"/>
              <w:keepLines w:val="0"/>
              <w:suppressLineNumbers w:val="0"/>
              <w:spacing w:before="0" w:beforeAutospacing="0" w:after="0" w:afterAutospacing="0"/>
              <w:ind w:left="0" w:right="0" w:firstLine="1" w:firstLineChars="1"/>
              <w:jc w:val="center"/>
              <w:rPr>
                <w:rFonts w:hint="eastAsia" w:asciiTheme="minorEastAsia" w:hAnsiTheme="minorEastAsia" w:eastAsiaTheme="minorEastAsia" w:cstheme="minorEastAsia"/>
                <w:bCs/>
                <w:sz w:val="18"/>
                <w:szCs w:val="18"/>
              </w:rPr>
            </w:pPr>
            <w:r>
              <w:rPr>
                <w:rFonts w:hint="eastAsia" w:asciiTheme="minorEastAsia" w:hAnsiTheme="minorEastAsia" w:eastAsiaTheme="minorEastAsia" w:cstheme="minorEastAsia"/>
                <w:bCs/>
                <w:sz w:val="18"/>
                <w:szCs w:val="18"/>
              </w:rPr>
              <w:t>现场会议</w:t>
            </w:r>
          </w:p>
        </w:tc>
        <w:tc>
          <w:tcPr>
            <w:tcW w:w="1210" w:type="pct"/>
            <w:tcBorders>
              <w:top w:val="single" w:color="000000" w:sz="6" w:space="0"/>
              <w:left w:val="single" w:color="000000" w:sz="4" w:space="0"/>
              <w:bottom w:val="single" w:color="000000" w:sz="4" w:space="0"/>
              <w:right w:val="single" w:color="000000" w:sz="4" w:space="0"/>
            </w:tcBorders>
            <w:shd w:val="clear" w:color="auto" w:fill="auto"/>
            <w:tcMar>
              <w:top w:w="72" w:type="dxa"/>
              <w:left w:w="144" w:type="dxa"/>
              <w:bottom w:w="72" w:type="dxa"/>
              <w:right w:w="144" w:type="dxa"/>
            </w:tcMar>
            <w:vAlign w:val="center"/>
          </w:tcPr>
          <w:p>
            <w:pPr>
              <w:keepNext w:val="0"/>
              <w:keepLines w:val="0"/>
              <w:suppressLineNumbers w:val="0"/>
              <w:spacing w:before="0" w:beforeAutospacing="0" w:after="0" w:afterAutospacing="0"/>
              <w:ind w:left="0" w:right="0" w:firstLine="1" w:firstLineChars="1"/>
              <w:jc w:val="left"/>
              <w:rPr>
                <w:rFonts w:hint="eastAsia" w:asciiTheme="minorEastAsia" w:hAnsiTheme="minorEastAsia" w:eastAsiaTheme="minorEastAsia" w:cstheme="minorEastAsia"/>
                <w:bCs/>
                <w:sz w:val="18"/>
                <w:szCs w:val="18"/>
                <w:lang w:val="en-US" w:eastAsia="zh-CN"/>
              </w:rPr>
            </w:pPr>
            <w:r>
              <w:rPr>
                <w:rFonts w:hint="eastAsia" w:asciiTheme="minorEastAsia" w:hAnsiTheme="minorEastAsia" w:eastAsiaTheme="minorEastAsia" w:cstheme="minorEastAsia"/>
                <w:bCs/>
                <w:sz w:val="18"/>
                <w:szCs w:val="18"/>
                <w:lang w:val="en-US" w:eastAsia="zh-CN"/>
              </w:rPr>
              <w:t>王一多</w:t>
            </w:r>
          </w:p>
        </w:tc>
        <w:tc>
          <w:tcPr>
            <w:tcW w:w="1615" w:type="pct"/>
            <w:tcBorders>
              <w:top w:val="single" w:color="000000" w:sz="6" w:space="0"/>
            </w:tcBorders>
            <w:shd w:val="clear" w:color="auto" w:fill="auto"/>
            <w:tcMar>
              <w:top w:w="72" w:type="dxa"/>
              <w:left w:w="144" w:type="dxa"/>
              <w:bottom w:w="72" w:type="dxa"/>
              <w:right w:w="144" w:type="dxa"/>
            </w:tcMar>
            <w:vAlign w:val="center"/>
          </w:tcPr>
          <w:p>
            <w:pPr>
              <w:keepNext w:val="0"/>
              <w:keepLines w:val="0"/>
              <w:suppressLineNumbers w:val="0"/>
              <w:spacing w:before="0" w:beforeAutospacing="0" w:after="0" w:afterAutospacing="0"/>
              <w:ind w:left="0" w:right="0" w:firstLine="1" w:firstLineChars="1"/>
              <w:jc w:val="left"/>
              <w:rPr>
                <w:rFonts w:hint="eastAsia" w:asciiTheme="minorEastAsia" w:hAnsiTheme="minorEastAsia" w:eastAsiaTheme="minorEastAsia" w:cstheme="minorEastAsia"/>
                <w:bCs/>
                <w:sz w:val="18"/>
                <w:szCs w:val="18"/>
                <w:lang w:val="en-US" w:eastAsia="zh-CN"/>
              </w:rPr>
            </w:pPr>
            <w:r>
              <w:rPr>
                <w:rFonts w:hint="eastAsia" w:asciiTheme="minorEastAsia" w:hAnsiTheme="minorEastAsia" w:eastAsiaTheme="minorEastAsia" w:cstheme="minorEastAsia"/>
                <w:bCs/>
                <w:sz w:val="18"/>
                <w:szCs w:val="18"/>
                <w:lang w:val="en-US" w:eastAsia="zh-CN"/>
              </w:rPr>
              <w:t>介绍现有系统应用情况，业务实际操作，回复调研问卷的相关问题和实际业务情况、对改造的需求</w:t>
            </w:r>
          </w:p>
        </w:tc>
      </w:tr>
      <w:tr>
        <w:tblPrEx>
          <w:tblBorders>
            <w:top w:val="single" w:color="000000" w:sz="8" w:space="0"/>
            <w:left w:val="single" w:color="000000" w:sz="8" w:space="0"/>
            <w:bottom w:val="single" w:color="000000" w:sz="8" w:space="0"/>
            <w:right w:val="single" w:color="000000" w:sz="8" w:space="0"/>
            <w:insideH w:val="single" w:color="000000" w:sz="6" w:space="0"/>
            <w:insideV w:val="single" w:color="000000" w:sz="6" w:space="0"/>
          </w:tblBorders>
          <w:tblCellMar>
            <w:top w:w="0" w:type="dxa"/>
            <w:left w:w="0" w:type="dxa"/>
            <w:bottom w:w="0" w:type="dxa"/>
            <w:right w:w="0" w:type="dxa"/>
          </w:tblCellMar>
        </w:tblPrEx>
        <w:trPr>
          <w:trHeight w:val="366" w:hRule="atLeast"/>
          <w:jc w:val="center"/>
        </w:trPr>
        <w:tc>
          <w:tcPr>
            <w:tcW w:w="656" w:type="pct"/>
            <w:shd w:val="clear" w:color="auto" w:fill="auto"/>
            <w:tcMar>
              <w:top w:w="72" w:type="dxa"/>
              <w:left w:w="144" w:type="dxa"/>
              <w:bottom w:w="72" w:type="dxa"/>
              <w:right w:w="144" w:type="dxa"/>
            </w:tcMar>
          </w:tcPr>
          <w:p>
            <w:pPr>
              <w:keepNext w:val="0"/>
              <w:keepLines w:val="0"/>
              <w:suppressLineNumbers w:val="0"/>
              <w:spacing w:before="0" w:beforeAutospacing="0" w:after="0" w:afterAutospacing="0"/>
              <w:ind w:left="0" w:right="0" w:firstLine="1" w:firstLineChars="1"/>
              <w:jc w:val="center"/>
              <w:rPr>
                <w:rFonts w:hint="eastAsia" w:asciiTheme="minorEastAsia" w:hAnsiTheme="minorEastAsia" w:eastAsiaTheme="minorEastAsia" w:cstheme="minorEastAsia"/>
                <w:bCs/>
                <w:sz w:val="18"/>
                <w:szCs w:val="18"/>
              </w:rPr>
            </w:pPr>
          </w:p>
        </w:tc>
        <w:tc>
          <w:tcPr>
            <w:tcW w:w="841" w:type="pct"/>
            <w:tcBorders>
              <w:top w:val="nil"/>
              <w:left w:val="single" w:color="000000" w:sz="4" w:space="0"/>
              <w:bottom w:val="single" w:color="000000" w:sz="4" w:space="0"/>
              <w:right w:val="single" w:color="000000" w:sz="4" w:space="0"/>
            </w:tcBorders>
            <w:shd w:val="clear" w:color="auto" w:fill="auto"/>
            <w:tcMar>
              <w:top w:w="72" w:type="dxa"/>
              <w:left w:w="144" w:type="dxa"/>
              <w:bottom w:w="72" w:type="dxa"/>
              <w:right w:w="144" w:type="dxa"/>
            </w:tcMar>
            <w:vAlign w:val="center"/>
          </w:tcPr>
          <w:p>
            <w:pPr>
              <w:keepNext w:val="0"/>
              <w:keepLines w:val="0"/>
              <w:suppressLineNumbers w:val="0"/>
              <w:spacing w:before="0" w:beforeAutospacing="0" w:after="0" w:afterAutospacing="0"/>
              <w:ind w:left="0" w:right="0" w:firstLine="1" w:firstLineChars="1"/>
              <w:jc w:val="center"/>
              <w:rPr>
                <w:rFonts w:hint="eastAsia" w:asciiTheme="minorEastAsia" w:hAnsiTheme="minorEastAsia" w:eastAsiaTheme="minorEastAsia" w:cstheme="minorEastAsia"/>
                <w:bCs/>
                <w:sz w:val="18"/>
                <w:szCs w:val="18"/>
              </w:rPr>
            </w:pPr>
          </w:p>
        </w:tc>
        <w:tc>
          <w:tcPr>
            <w:tcW w:w="676" w:type="pct"/>
            <w:vAlign w:val="center"/>
          </w:tcPr>
          <w:p>
            <w:pPr>
              <w:keepNext w:val="0"/>
              <w:keepLines w:val="0"/>
              <w:suppressLineNumbers w:val="0"/>
              <w:spacing w:before="0" w:beforeAutospacing="0" w:after="0" w:afterAutospacing="0"/>
              <w:ind w:left="0" w:right="0" w:firstLine="1" w:firstLineChars="1"/>
              <w:jc w:val="center"/>
              <w:rPr>
                <w:rFonts w:hint="eastAsia" w:asciiTheme="minorEastAsia" w:hAnsiTheme="minorEastAsia" w:eastAsiaTheme="minorEastAsia" w:cstheme="minorEastAsia"/>
                <w:bCs/>
                <w:sz w:val="18"/>
                <w:szCs w:val="18"/>
              </w:rPr>
            </w:pPr>
          </w:p>
        </w:tc>
        <w:tc>
          <w:tcPr>
            <w:tcW w:w="1210" w:type="pct"/>
            <w:tcBorders>
              <w:top w:val="nil"/>
              <w:left w:val="single" w:color="000000" w:sz="4" w:space="0"/>
              <w:bottom w:val="single" w:color="000000" w:sz="4" w:space="0"/>
              <w:right w:val="single" w:color="000000" w:sz="4" w:space="0"/>
            </w:tcBorders>
            <w:shd w:val="clear" w:color="auto" w:fill="auto"/>
            <w:tcMar>
              <w:top w:w="72" w:type="dxa"/>
              <w:left w:w="144" w:type="dxa"/>
              <w:bottom w:w="72" w:type="dxa"/>
              <w:right w:w="144" w:type="dxa"/>
            </w:tcMar>
            <w:vAlign w:val="center"/>
          </w:tcPr>
          <w:p>
            <w:pPr>
              <w:keepNext w:val="0"/>
              <w:keepLines w:val="0"/>
              <w:suppressLineNumbers w:val="0"/>
              <w:spacing w:before="0" w:beforeAutospacing="0" w:after="0" w:afterAutospacing="0"/>
              <w:ind w:left="0" w:right="0" w:firstLine="1" w:firstLineChars="1"/>
              <w:jc w:val="left"/>
              <w:rPr>
                <w:rFonts w:hint="eastAsia" w:asciiTheme="minorEastAsia" w:hAnsiTheme="minorEastAsia" w:eastAsiaTheme="minorEastAsia" w:cstheme="minorEastAsia"/>
                <w:bCs/>
                <w:sz w:val="18"/>
                <w:szCs w:val="18"/>
              </w:rPr>
            </w:pPr>
          </w:p>
        </w:tc>
        <w:tc>
          <w:tcPr>
            <w:tcW w:w="1615" w:type="pct"/>
            <w:shd w:val="clear" w:color="auto" w:fill="auto"/>
            <w:tcMar>
              <w:top w:w="72" w:type="dxa"/>
              <w:left w:w="144" w:type="dxa"/>
              <w:bottom w:w="72" w:type="dxa"/>
              <w:right w:w="144" w:type="dxa"/>
            </w:tcMar>
            <w:vAlign w:val="center"/>
          </w:tcPr>
          <w:p>
            <w:pPr>
              <w:keepNext w:val="0"/>
              <w:keepLines w:val="0"/>
              <w:suppressLineNumbers w:val="0"/>
              <w:spacing w:before="0" w:beforeAutospacing="0" w:after="0" w:afterAutospacing="0"/>
              <w:ind w:left="0" w:right="0" w:firstLine="1" w:firstLineChars="1"/>
              <w:jc w:val="left"/>
              <w:rPr>
                <w:rFonts w:hint="eastAsia" w:asciiTheme="minorEastAsia" w:hAnsiTheme="minorEastAsia" w:eastAsiaTheme="minorEastAsia" w:cstheme="minorEastAsia"/>
                <w:bCs/>
                <w:sz w:val="18"/>
                <w:szCs w:val="18"/>
              </w:rPr>
            </w:pPr>
          </w:p>
        </w:tc>
      </w:tr>
    </w:tbl>
    <w:p>
      <w:pPr>
        <w:ind w:firstLine="420" w:firstLineChars="200"/>
      </w:pPr>
    </w:p>
    <w:p>
      <w:pPr>
        <w:pStyle w:val="3"/>
        <w:numPr>
          <w:ilvl w:val="0"/>
          <w:numId w:val="0"/>
        </w:numPr>
        <w:ind w:left="425"/>
        <w:rPr>
          <w:rFonts w:hint="eastAsia"/>
        </w:rPr>
      </w:pPr>
      <w:bookmarkStart w:id="32" w:name="_Toc386026917"/>
      <w:bookmarkStart w:id="33" w:name="_Toc926070036"/>
      <w:r>
        <w:rPr>
          <w:rFonts w:hint="eastAsia"/>
          <w:lang w:val="en-US" w:eastAsia="zh"/>
        </w:rPr>
        <w:t>3.2信息化现状总结</w:t>
      </w:r>
      <w:bookmarkEnd w:id="32"/>
      <w:bookmarkEnd w:id="33"/>
    </w:p>
    <w:p>
      <w:pPr>
        <w:ind w:firstLine="420" w:firstLineChars="20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lang w:val="en-US" w:eastAsia="zh-CN"/>
        </w:rPr>
        <w:t>目前</w:t>
      </w:r>
      <w:r>
        <w:rPr>
          <w:rFonts w:hint="eastAsia" w:asciiTheme="minorEastAsia" w:hAnsiTheme="minorEastAsia" w:eastAsiaTheme="minorEastAsia" w:cstheme="minorEastAsia"/>
          <w:szCs w:val="21"/>
        </w:rPr>
        <w:t>整体信息化现状详细情况如下：</w:t>
      </w:r>
    </w:p>
    <w:tbl>
      <w:tblPr>
        <w:tblStyle w:val="2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3"/>
        <w:gridCol w:w="1019"/>
        <w:gridCol w:w="1272"/>
        <w:gridCol w:w="992"/>
        <w:gridCol w:w="607"/>
        <w:gridCol w:w="2663"/>
        <w:gridCol w:w="124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8" w:hRule="atLeast"/>
        </w:trPr>
        <w:tc>
          <w:tcPr>
            <w:tcW w:w="424" w:type="pct"/>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eastAsia" w:asciiTheme="minorEastAsia" w:hAnsiTheme="minorEastAsia" w:eastAsiaTheme="minorEastAsia" w:cstheme="minorEastAsia"/>
                <w:b/>
                <w:bCs/>
                <w:color w:val="000000"/>
                <w:kern w:val="0"/>
                <w:sz w:val="18"/>
                <w:szCs w:val="18"/>
              </w:rPr>
            </w:pPr>
            <w:r>
              <w:rPr>
                <w:rFonts w:hint="eastAsia" w:asciiTheme="minorEastAsia" w:hAnsiTheme="minorEastAsia" w:eastAsiaTheme="minorEastAsia" w:cstheme="minorEastAsia"/>
                <w:b/>
                <w:bCs/>
                <w:color w:val="000000"/>
                <w:kern w:val="0"/>
                <w:sz w:val="18"/>
                <w:szCs w:val="18"/>
              </w:rPr>
              <w:t>领域</w:t>
            </w:r>
          </w:p>
        </w:tc>
        <w:tc>
          <w:tcPr>
            <w:tcW w:w="598" w:type="pct"/>
            <w:shd w:val="clear" w:color="auto" w:fill="D8D8D8" w:themeFill="background1" w:themeFillShade="D9"/>
            <w:noWrap/>
            <w:vAlign w:val="center"/>
          </w:tcPr>
          <w:p>
            <w:pPr>
              <w:keepNext w:val="0"/>
              <w:keepLines w:val="0"/>
              <w:widowControl/>
              <w:suppressLineNumbers w:val="0"/>
              <w:spacing w:before="0" w:beforeAutospacing="0" w:after="0" w:afterAutospacing="0"/>
              <w:ind w:left="0" w:right="0"/>
              <w:jc w:val="center"/>
              <w:rPr>
                <w:rFonts w:hint="eastAsia" w:asciiTheme="minorEastAsia" w:hAnsiTheme="minorEastAsia" w:eastAsiaTheme="minorEastAsia" w:cstheme="minorEastAsia"/>
                <w:b/>
                <w:bCs/>
                <w:color w:val="000000"/>
                <w:kern w:val="0"/>
                <w:sz w:val="18"/>
                <w:szCs w:val="18"/>
              </w:rPr>
            </w:pPr>
            <w:r>
              <w:rPr>
                <w:rFonts w:hint="eastAsia" w:asciiTheme="minorEastAsia" w:hAnsiTheme="minorEastAsia" w:eastAsiaTheme="minorEastAsia" w:cstheme="minorEastAsia"/>
                <w:b/>
                <w:bCs/>
                <w:color w:val="000000"/>
                <w:kern w:val="0"/>
                <w:sz w:val="18"/>
                <w:szCs w:val="18"/>
              </w:rPr>
              <w:t>系统名称</w:t>
            </w:r>
          </w:p>
        </w:tc>
        <w:tc>
          <w:tcPr>
            <w:tcW w:w="746" w:type="pct"/>
            <w:shd w:val="clear" w:color="auto" w:fill="D8D8D8" w:themeFill="background1" w:themeFillShade="D9"/>
            <w:noWrap/>
            <w:vAlign w:val="center"/>
          </w:tcPr>
          <w:p>
            <w:pPr>
              <w:keepNext w:val="0"/>
              <w:keepLines w:val="0"/>
              <w:widowControl/>
              <w:suppressLineNumbers w:val="0"/>
              <w:spacing w:before="0" w:beforeAutospacing="0" w:after="0" w:afterAutospacing="0"/>
              <w:ind w:left="0" w:right="0"/>
              <w:jc w:val="center"/>
              <w:rPr>
                <w:rFonts w:hint="eastAsia" w:asciiTheme="minorEastAsia" w:hAnsiTheme="minorEastAsia" w:eastAsiaTheme="minorEastAsia" w:cstheme="minorEastAsia"/>
                <w:b/>
                <w:bCs/>
                <w:color w:val="000000"/>
                <w:kern w:val="0"/>
                <w:sz w:val="18"/>
                <w:szCs w:val="18"/>
              </w:rPr>
            </w:pPr>
            <w:r>
              <w:rPr>
                <w:rFonts w:hint="eastAsia" w:asciiTheme="minorEastAsia" w:hAnsiTheme="minorEastAsia" w:eastAsiaTheme="minorEastAsia" w:cstheme="minorEastAsia"/>
                <w:b/>
                <w:bCs/>
                <w:color w:val="000000"/>
                <w:kern w:val="0"/>
                <w:sz w:val="18"/>
                <w:szCs w:val="18"/>
              </w:rPr>
              <w:t>应用时间</w:t>
            </w:r>
          </w:p>
        </w:tc>
        <w:tc>
          <w:tcPr>
            <w:tcW w:w="582" w:type="pct"/>
            <w:shd w:val="clear" w:color="auto" w:fill="D8D8D8" w:themeFill="background1" w:themeFillShade="D9"/>
            <w:noWrap/>
            <w:vAlign w:val="center"/>
          </w:tcPr>
          <w:p>
            <w:pPr>
              <w:keepNext w:val="0"/>
              <w:keepLines w:val="0"/>
              <w:widowControl/>
              <w:suppressLineNumbers w:val="0"/>
              <w:spacing w:before="0" w:beforeAutospacing="0" w:after="0" w:afterAutospacing="0"/>
              <w:ind w:left="0" w:right="0"/>
              <w:jc w:val="center"/>
              <w:rPr>
                <w:rFonts w:hint="eastAsia" w:asciiTheme="minorEastAsia" w:hAnsiTheme="minorEastAsia" w:eastAsiaTheme="minorEastAsia" w:cstheme="minorEastAsia"/>
                <w:b/>
                <w:bCs/>
                <w:color w:val="000000"/>
                <w:kern w:val="0"/>
                <w:sz w:val="18"/>
                <w:szCs w:val="18"/>
              </w:rPr>
            </w:pPr>
            <w:r>
              <w:rPr>
                <w:rFonts w:hint="eastAsia" w:asciiTheme="minorEastAsia" w:hAnsiTheme="minorEastAsia" w:eastAsiaTheme="minorEastAsia" w:cstheme="minorEastAsia"/>
                <w:b/>
                <w:bCs/>
                <w:color w:val="000000"/>
                <w:kern w:val="0"/>
                <w:sz w:val="18"/>
                <w:szCs w:val="18"/>
              </w:rPr>
              <w:t>系统管理部门</w:t>
            </w:r>
          </w:p>
        </w:tc>
        <w:tc>
          <w:tcPr>
            <w:tcW w:w="356" w:type="pct"/>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eastAsia" w:asciiTheme="minorEastAsia" w:hAnsiTheme="minorEastAsia" w:eastAsiaTheme="minorEastAsia" w:cstheme="minorEastAsia"/>
                <w:b/>
                <w:bCs/>
                <w:color w:val="000000"/>
                <w:kern w:val="0"/>
                <w:sz w:val="18"/>
                <w:szCs w:val="18"/>
              </w:rPr>
            </w:pPr>
            <w:r>
              <w:rPr>
                <w:rFonts w:hint="eastAsia" w:asciiTheme="minorEastAsia" w:hAnsiTheme="minorEastAsia" w:eastAsiaTheme="minorEastAsia" w:cstheme="minorEastAsia"/>
                <w:b/>
                <w:bCs/>
                <w:color w:val="000000"/>
                <w:kern w:val="0"/>
                <w:sz w:val="18"/>
                <w:szCs w:val="18"/>
              </w:rPr>
              <w:t>使用范围</w:t>
            </w:r>
          </w:p>
        </w:tc>
        <w:tc>
          <w:tcPr>
            <w:tcW w:w="1562" w:type="pct"/>
            <w:shd w:val="clear" w:color="auto" w:fill="D8D8D8" w:themeFill="background1" w:themeFillShade="D9"/>
            <w:noWrap/>
            <w:vAlign w:val="center"/>
          </w:tcPr>
          <w:p>
            <w:pPr>
              <w:keepNext w:val="0"/>
              <w:keepLines w:val="0"/>
              <w:widowControl/>
              <w:suppressLineNumbers w:val="0"/>
              <w:spacing w:before="0" w:beforeAutospacing="0" w:after="0" w:afterAutospacing="0"/>
              <w:ind w:left="0" w:right="0"/>
              <w:jc w:val="center"/>
              <w:rPr>
                <w:rFonts w:hint="eastAsia" w:asciiTheme="minorEastAsia" w:hAnsiTheme="minorEastAsia" w:eastAsiaTheme="minorEastAsia" w:cstheme="minorEastAsia"/>
                <w:b/>
                <w:bCs/>
                <w:color w:val="000000"/>
                <w:kern w:val="0"/>
                <w:sz w:val="18"/>
                <w:szCs w:val="18"/>
              </w:rPr>
            </w:pPr>
            <w:r>
              <w:rPr>
                <w:rFonts w:hint="eastAsia" w:asciiTheme="minorEastAsia" w:hAnsiTheme="minorEastAsia" w:eastAsiaTheme="minorEastAsia" w:cstheme="minorEastAsia"/>
                <w:b/>
                <w:bCs/>
                <w:color w:val="000000"/>
                <w:kern w:val="0"/>
                <w:sz w:val="18"/>
                <w:szCs w:val="18"/>
              </w:rPr>
              <w:t>系统功能应用</w:t>
            </w:r>
          </w:p>
        </w:tc>
        <w:tc>
          <w:tcPr>
            <w:tcW w:w="731" w:type="pct"/>
            <w:shd w:val="clear" w:color="auto" w:fill="D8D8D8" w:themeFill="background1" w:themeFillShade="D9"/>
            <w:vAlign w:val="center"/>
          </w:tcPr>
          <w:p>
            <w:pPr>
              <w:keepNext w:val="0"/>
              <w:keepLines w:val="0"/>
              <w:widowControl/>
              <w:suppressLineNumbers w:val="0"/>
              <w:spacing w:before="0" w:beforeAutospacing="0" w:after="0" w:afterAutospacing="0"/>
              <w:ind w:left="0" w:right="0"/>
              <w:jc w:val="center"/>
              <w:rPr>
                <w:rFonts w:hint="eastAsia" w:asciiTheme="minorEastAsia" w:hAnsiTheme="minorEastAsia" w:eastAsiaTheme="minorEastAsia" w:cstheme="minorEastAsia"/>
                <w:b/>
                <w:bCs/>
                <w:color w:val="000000"/>
                <w:kern w:val="0"/>
                <w:sz w:val="18"/>
                <w:szCs w:val="18"/>
              </w:rPr>
            </w:pPr>
            <w:r>
              <w:rPr>
                <w:rFonts w:hint="eastAsia" w:asciiTheme="minorEastAsia" w:hAnsiTheme="minorEastAsia" w:eastAsiaTheme="minorEastAsia" w:cstheme="minorEastAsia"/>
                <w:b/>
                <w:bCs/>
                <w:color w:val="000000"/>
                <w:kern w:val="0"/>
                <w:sz w:val="18"/>
                <w:szCs w:val="18"/>
              </w:rPr>
              <w:t>使用状态</w:t>
            </w:r>
            <w:r>
              <w:rPr>
                <w:rFonts w:hint="eastAsia" w:asciiTheme="minorEastAsia" w:hAnsiTheme="minorEastAsia" w:eastAsiaTheme="minorEastAsia" w:cstheme="minorEastAsia"/>
                <w:b/>
                <w:bCs/>
                <w:color w:val="000000"/>
                <w:kern w:val="0"/>
                <w:sz w:val="18"/>
                <w:szCs w:val="18"/>
              </w:rPr>
              <w:br w:type="textWrapping"/>
            </w:r>
            <w:r>
              <w:rPr>
                <w:rFonts w:hint="eastAsia" w:asciiTheme="minorEastAsia" w:hAnsiTheme="minorEastAsia" w:eastAsiaTheme="minorEastAsia" w:cstheme="minorEastAsia"/>
                <w:b/>
                <w:bCs/>
                <w:color w:val="000000"/>
                <w:kern w:val="0"/>
                <w:sz w:val="18"/>
                <w:szCs w:val="18"/>
              </w:rPr>
              <w:t>（在建/在用/预废止)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trPr>
        <w:tc>
          <w:tcPr>
            <w:tcW w:w="424" w:type="pct"/>
            <w:vAlign w:val="center"/>
          </w:tcPr>
          <w:p>
            <w:pPr>
              <w:keepNext w:val="0"/>
              <w:keepLines w:val="0"/>
              <w:widowControl/>
              <w:suppressLineNumbers w:val="0"/>
              <w:spacing w:before="0" w:beforeAutospacing="0" w:after="0" w:afterAutospacing="0"/>
              <w:ind w:left="0" w:right="0"/>
              <w:rPr>
                <w:rFonts w:hint="eastAsia" w:asciiTheme="minorEastAsia" w:hAnsiTheme="minorEastAsia" w:eastAsiaTheme="minorEastAsia" w:cstheme="minorEastAsia"/>
                <w:color w:val="000000"/>
                <w:kern w:val="0"/>
                <w:sz w:val="18"/>
                <w:szCs w:val="18"/>
              </w:rPr>
            </w:pPr>
            <w:r>
              <w:rPr>
                <w:rFonts w:hint="eastAsia" w:asciiTheme="minorEastAsia" w:hAnsiTheme="minorEastAsia" w:eastAsiaTheme="minorEastAsia" w:cstheme="minorEastAsia"/>
                <w:color w:val="000000"/>
                <w:kern w:val="0"/>
                <w:sz w:val="18"/>
                <w:szCs w:val="18"/>
              </w:rPr>
              <w:t>财务</w:t>
            </w:r>
          </w:p>
        </w:tc>
        <w:tc>
          <w:tcPr>
            <w:tcW w:w="598" w:type="pct"/>
            <w:shd w:val="clear" w:color="auto" w:fill="auto"/>
            <w:noWrap/>
            <w:vAlign w:val="center"/>
          </w:tcPr>
          <w:p>
            <w:pPr>
              <w:keepNext w:val="0"/>
              <w:keepLines w:val="0"/>
              <w:widowControl/>
              <w:suppressLineNumbers w:val="0"/>
              <w:spacing w:before="0" w:beforeAutospacing="0" w:after="0" w:afterAutospacing="0"/>
              <w:ind w:left="0" w:right="0"/>
              <w:rPr>
                <w:rFonts w:hint="eastAsia" w:asciiTheme="minorEastAsia" w:hAnsiTheme="minorEastAsia" w:eastAsiaTheme="minorEastAsia" w:cstheme="minorEastAsia"/>
                <w:color w:val="000000"/>
                <w:kern w:val="0"/>
                <w:sz w:val="18"/>
                <w:szCs w:val="18"/>
              </w:rPr>
            </w:pPr>
            <w:r>
              <w:rPr>
                <w:rFonts w:hint="eastAsia" w:asciiTheme="minorEastAsia" w:hAnsiTheme="minorEastAsia" w:eastAsiaTheme="minorEastAsia" w:cstheme="minorEastAsia"/>
                <w:color w:val="000000"/>
                <w:kern w:val="0"/>
                <w:sz w:val="18"/>
                <w:szCs w:val="18"/>
              </w:rPr>
              <w:t>NC65</w:t>
            </w:r>
          </w:p>
        </w:tc>
        <w:tc>
          <w:tcPr>
            <w:tcW w:w="746" w:type="pct"/>
            <w:shd w:val="clear" w:color="auto" w:fill="auto"/>
            <w:noWrap/>
            <w:vAlign w:val="center"/>
          </w:tcPr>
          <w:p>
            <w:pPr>
              <w:keepNext w:val="0"/>
              <w:keepLines w:val="0"/>
              <w:widowControl/>
              <w:suppressLineNumbers w:val="0"/>
              <w:spacing w:before="0" w:beforeAutospacing="0" w:after="0" w:afterAutospacing="0"/>
              <w:ind w:left="0" w:right="0"/>
              <w:rPr>
                <w:rFonts w:hint="eastAsia" w:asciiTheme="minorEastAsia" w:hAnsiTheme="minorEastAsia" w:eastAsiaTheme="minorEastAsia" w:cstheme="minorEastAsia"/>
                <w:color w:val="000000"/>
                <w:kern w:val="0"/>
                <w:sz w:val="18"/>
                <w:szCs w:val="18"/>
                <w:highlight w:val="none"/>
              </w:rPr>
            </w:pPr>
            <w:r>
              <w:rPr>
                <w:rFonts w:hint="eastAsia" w:asciiTheme="minorEastAsia" w:hAnsiTheme="minorEastAsia" w:eastAsiaTheme="minorEastAsia" w:cstheme="minorEastAsia"/>
                <w:color w:val="000000"/>
                <w:kern w:val="0"/>
                <w:sz w:val="18"/>
                <w:szCs w:val="18"/>
                <w:highlight w:val="none"/>
              </w:rPr>
              <w:t>20</w:t>
            </w:r>
            <w:r>
              <w:rPr>
                <w:rFonts w:hint="eastAsia" w:asciiTheme="minorEastAsia" w:hAnsiTheme="minorEastAsia" w:eastAsiaTheme="minorEastAsia" w:cstheme="minorEastAsia"/>
                <w:color w:val="000000"/>
                <w:kern w:val="0"/>
                <w:sz w:val="18"/>
                <w:szCs w:val="18"/>
                <w:highlight w:val="none"/>
                <w:lang w:eastAsia="zh"/>
                <w:woUserID w:val="1"/>
              </w:rPr>
              <w:t>18</w:t>
            </w:r>
            <w:r>
              <w:rPr>
                <w:rFonts w:hint="eastAsia" w:asciiTheme="minorEastAsia" w:hAnsiTheme="minorEastAsia" w:eastAsiaTheme="minorEastAsia" w:cstheme="minorEastAsia"/>
                <w:color w:val="000000"/>
                <w:kern w:val="0"/>
                <w:sz w:val="18"/>
                <w:szCs w:val="18"/>
                <w:highlight w:val="none"/>
              </w:rPr>
              <w:t>年</w:t>
            </w:r>
          </w:p>
        </w:tc>
        <w:tc>
          <w:tcPr>
            <w:tcW w:w="582" w:type="pct"/>
            <w:shd w:val="clear" w:color="auto" w:fill="auto"/>
            <w:noWrap/>
            <w:vAlign w:val="center"/>
          </w:tcPr>
          <w:p>
            <w:pPr>
              <w:keepNext w:val="0"/>
              <w:keepLines w:val="0"/>
              <w:widowControl/>
              <w:suppressLineNumbers w:val="0"/>
              <w:spacing w:before="0" w:beforeAutospacing="0" w:after="0" w:afterAutospacing="0"/>
              <w:ind w:left="0" w:right="0"/>
              <w:rPr>
                <w:rFonts w:hint="eastAsia" w:asciiTheme="minorEastAsia" w:hAnsiTheme="minorEastAsia" w:eastAsiaTheme="minorEastAsia" w:cstheme="minorEastAsia"/>
                <w:color w:val="000000"/>
                <w:kern w:val="0"/>
                <w:sz w:val="18"/>
                <w:szCs w:val="18"/>
              </w:rPr>
            </w:pPr>
            <w:r>
              <w:rPr>
                <w:rFonts w:hint="eastAsia" w:asciiTheme="minorEastAsia" w:hAnsiTheme="minorEastAsia" w:eastAsiaTheme="minorEastAsia" w:cstheme="minorEastAsia"/>
                <w:color w:val="000000"/>
                <w:kern w:val="0"/>
                <w:sz w:val="18"/>
                <w:szCs w:val="18"/>
              </w:rPr>
              <w:t>财务部</w:t>
            </w:r>
          </w:p>
        </w:tc>
        <w:tc>
          <w:tcPr>
            <w:tcW w:w="356" w:type="pct"/>
            <w:shd w:val="clear" w:color="auto" w:fill="auto"/>
            <w:noWrap/>
            <w:vAlign w:val="center"/>
          </w:tcPr>
          <w:p>
            <w:pPr>
              <w:keepNext w:val="0"/>
              <w:keepLines w:val="0"/>
              <w:widowControl/>
              <w:suppressLineNumbers w:val="0"/>
              <w:spacing w:before="0" w:beforeAutospacing="0" w:after="0" w:afterAutospacing="0"/>
              <w:ind w:left="0" w:right="0"/>
              <w:rPr>
                <w:rFonts w:hint="eastAsia" w:asciiTheme="minorEastAsia" w:hAnsiTheme="minorEastAsia" w:eastAsiaTheme="minorEastAsia" w:cstheme="minorEastAsia"/>
                <w:color w:val="000000"/>
                <w:kern w:val="0"/>
                <w:sz w:val="18"/>
                <w:szCs w:val="18"/>
                <w:lang w:val="en-US" w:eastAsia="zh-CN"/>
              </w:rPr>
            </w:pPr>
            <w:r>
              <w:rPr>
                <w:rFonts w:hint="eastAsia" w:asciiTheme="minorEastAsia" w:hAnsiTheme="minorEastAsia" w:eastAsiaTheme="minorEastAsia" w:cstheme="minorEastAsia"/>
                <w:color w:val="000000"/>
                <w:kern w:val="0"/>
                <w:sz w:val="18"/>
                <w:szCs w:val="18"/>
                <w:lang w:val="en-US" w:eastAsia="zh-CN"/>
              </w:rPr>
              <w:t>财务公司</w:t>
            </w:r>
          </w:p>
        </w:tc>
        <w:tc>
          <w:tcPr>
            <w:tcW w:w="1562" w:type="pct"/>
            <w:shd w:val="clear" w:color="auto" w:fill="auto"/>
            <w:noWrap/>
            <w:vAlign w:val="center"/>
          </w:tcPr>
          <w:p>
            <w:pPr>
              <w:keepNext w:val="0"/>
              <w:keepLines w:val="0"/>
              <w:widowControl/>
              <w:suppressLineNumbers w:val="0"/>
              <w:spacing w:before="0" w:beforeAutospacing="0" w:after="0" w:afterAutospacing="0"/>
              <w:ind w:left="0" w:right="0"/>
              <w:rPr>
                <w:rFonts w:hint="eastAsia" w:asciiTheme="minorEastAsia" w:hAnsiTheme="minorEastAsia" w:eastAsiaTheme="minorEastAsia" w:cstheme="minorEastAsia"/>
                <w:color w:val="000000"/>
                <w:kern w:val="0"/>
                <w:sz w:val="18"/>
                <w:szCs w:val="18"/>
                <w:lang w:val="en-US" w:eastAsia="zh-CN"/>
              </w:rPr>
            </w:pPr>
            <w:r>
              <w:rPr>
                <w:rFonts w:hint="eastAsia" w:asciiTheme="minorEastAsia" w:hAnsiTheme="minorEastAsia" w:eastAsiaTheme="minorEastAsia" w:cstheme="minorEastAsia"/>
                <w:color w:val="000000"/>
                <w:kern w:val="0"/>
                <w:sz w:val="18"/>
                <w:szCs w:val="18"/>
                <w:lang w:val="en-US" w:eastAsia="zh-CN"/>
              </w:rPr>
              <w:t>总账、固定资产、报表、全面预算</w:t>
            </w:r>
          </w:p>
        </w:tc>
        <w:tc>
          <w:tcPr>
            <w:tcW w:w="731" w:type="pct"/>
            <w:shd w:val="clear" w:color="auto" w:fill="auto"/>
            <w:noWrap/>
            <w:vAlign w:val="center"/>
          </w:tcPr>
          <w:p>
            <w:pPr>
              <w:keepNext w:val="0"/>
              <w:keepLines w:val="0"/>
              <w:widowControl/>
              <w:suppressLineNumbers w:val="0"/>
              <w:spacing w:before="0" w:beforeAutospacing="0" w:after="0" w:afterAutospacing="0"/>
              <w:ind w:left="0" w:right="0"/>
              <w:rPr>
                <w:rFonts w:hint="eastAsia" w:asciiTheme="minorEastAsia" w:hAnsiTheme="minorEastAsia" w:eastAsiaTheme="minorEastAsia" w:cstheme="minorEastAsia"/>
                <w:color w:val="000000"/>
                <w:kern w:val="0"/>
                <w:sz w:val="18"/>
                <w:szCs w:val="18"/>
              </w:rPr>
            </w:pPr>
            <w:r>
              <w:rPr>
                <w:rFonts w:hint="eastAsia" w:asciiTheme="minorEastAsia" w:hAnsiTheme="minorEastAsia" w:eastAsiaTheme="minorEastAsia" w:cstheme="minorEastAsia"/>
                <w:color w:val="000000"/>
                <w:kern w:val="0"/>
                <w:sz w:val="18"/>
                <w:szCs w:val="18"/>
              </w:rPr>
              <w:t>在用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trPr>
        <w:tc>
          <w:tcPr>
            <w:tcW w:w="424" w:type="pct"/>
            <w:vAlign w:val="center"/>
          </w:tcPr>
          <w:p>
            <w:pPr>
              <w:keepNext w:val="0"/>
              <w:keepLines w:val="0"/>
              <w:widowControl/>
              <w:suppressLineNumbers w:val="0"/>
              <w:spacing w:before="0" w:beforeAutospacing="0" w:after="0" w:afterAutospacing="0"/>
              <w:ind w:left="0" w:right="0"/>
              <w:rPr>
                <w:rFonts w:hint="eastAsia" w:asciiTheme="minorEastAsia" w:hAnsiTheme="minorEastAsia" w:eastAsiaTheme="minorEastAsia" w:cstheme="minorEastAsia"/>
                <w:color w:val="000000"/>
                <w:kern w:val="0"/>
                <w:sz w:val="18"/>
                <w:szCs w:val="18"/>
                <w:lang w:val="en-US" w:eastAsia="zh-CN"/>
              </w:rPr>
            </w:pPr>
            <w:r>
              <w:rPr>
                <w:rFonts w:hint="eastAsia" w:asciiTheme="minorEastAsia" w:hAnsiTheme="minorEastAsia" w:eastAsiaTheme="minorEastAsia" w:cstheme="minorEastAsia"/>
                <w:color w:val="000000"/>
                <w:kern w:val="0"/>
                <w:sz w:val="18"/>
                <w:szCs w:val="18"/>
                <w:lang w:val="en-US" w:eastAsia="zh-CN"/>
              </w:rPr>
              <w:t>OA</w:t>
            </w:r>
          </w:p>
        </w:tc>
        <w:tc>
          <w:tcPr>
            <w:tcW w:w="598" w:type="pct"/>
            <w:shd w:val="clear" w:color="auto" w:fill="auto"/>
            <w:noWrap/>
            <w:vAlign w:val="center"/>
          </w:tcPr>
          <w:p>
            <w:pPr>
              <w:keepNext w:val="0"/>
              <w:keepLines w:val="0"/>
              <w:widowControl/>
              <w:suppressLineNumbers w:val="0"/>
              <w:spacing w:before="0" w:beforeAutospacing="0" w:after="0" w:afterAutospacing="0"/>
              <w:ind w:left="0" w:right="0"/>
              <w:rPr>
                <w:rFonts w:hint="eastAsia" w:asciiTheme="minorEastAsia" w:hAnsiTheme="minorEastAsia" w:eastAsiaTheme="minorEastAsia" w:cstheme="minorEastAsia"/>
                <w:color w:val="000000"/>
                <w:kern w:val="0"/>
                <w:sz w:val="18"/>
                <w:szCs w:val="18"/>
                <w:lang w:val="en-US" w:eastAsia="zh-CN"/>
              </w:rPr>
            </w:pPr>
            <w:r>
              <w:rPr>
                <w:rFonts w:hint="eastAsia" w:asciiTheme="minorEastAsia" w:hAnsiTheme="minorEastAsia" w:eastAsiaTheme="minorEastAsia" w:cstheme="minorEastAsia"/>
                <w:color w:val="000000"/>
                <w:kern w:val="0"/>
                <w:sz w:val="18"/>
                <w:szCs w:val="18"/>
                <w:lang w:val="en-US" w:eastAsia="zh-CN"/>
              </w:rPr>
              <w:t>泛微费用报销</w:t>
            </w:r>
          </w:p>
        </w:tc>
        <w:tc>
          <w:tcPr>
            <w:tcW w:w="746" w:type="pct"/>
            <w:shd w:val="clear" w:color="auto" w:fill="auto"/>
            <w:noWrap/>
            <w:vAlign w:val="center"/>
          </w:tcPr>
          <w:p>
            <w:pPr>
              <w:keepNext w:val="0"/>
              <w:keepLines w:val="0"/>
              <w:widowControl/>
              <w:suppressLineNumbers w:val="0"/>
              <w:spacing w:before="0" w:beforeAutospacing="0" w:after="0" w:afterAutospacing="0"/>
              <w:ind w:left="0" w:right="0"/>
              <w:rPr>
                <w:rFonts w:hint="eastAsia" w:asciiTheme="minorEastAsia" w:hAnsiTheme="minorEastAsia" w:eastAsiaTheme="minorEastAsia" w:cstheme="minorEastAsia"/>
                <w:color w:val="000000"/>
                <w:kern w:val="0"/>
                <w:sz w:val="18"/>
                <w:szCs w:val="18"/>
                <w:highlight w:val="none"/>
              </w:rPr>
            </w:pPr>
            <w:r>
              <w:rPr>
                <w:rFonts w:hint="eastAsia" w:asciiTheme="minorEastAsia" w:hAnsiTheme="minorEastAsia" w:eastAsiaTheme="minorEastAsia" w:cstheme="minorEastAsia"/>
                <w:color w:val="000000"/>
                <w:sz w:val="18"/>
                <w:szCs w:val="18"/>
                <w:highlight w:val="none"/>
              </w:rPr>
              <w:t>20</w:t>
            </w:r>
            <w:r>
              <w:rPr>
                <w:rFonts w:hint="eastAsia" w:asciiTheme="minorEastAsia" w:hAnsiTheme="minorEastAsia" w:eastAsiaTheme="minorEastAsia" w:cstheme="minorEastAsia"/>
                <w:color w:val="000000"/>
                <w:sz w:val="18"/>
                <w:szCs w:val="18"/>
                <w:highlight w:val="none"/>
                <w:lang w:eastAsia="zh"/>
                <w:woUserID w:val="1"/>
              </w:rPr>
              <w:t>19</w:t>
            </w:r>
            <w:r>
              <w:rPr>
                <w:rFonts w:hint="eastAsia" w:asciiTheme="minorEastAsia" w:hAnsiTheme="minorEastAsia" w:eastAsiaTheme="minorEastAsia" w:cstheme="minorEastAsia"/>
                <w:color w:val="000000"/>
                <w:sz w:val="18"/>
                <w:szCs w:val="18"/>
                <w:highlight w:val="none"/>
              </w:rPr>
              <w:t>年</w:t>
            </w:r>
          </w:p>
        </w:tc>
        <w:tc>
          <w:tcPr>
            <w:tcW w:w="582" w:type="pct"/>
            <w:shd w:val="clear" w:color="auto" w:fill="auto"/>
            <w:noWrap/>
            <w:vAlign w:val="center"/>
          </w:tcPr>
          <w:p>
            <w:pPr>
              <w:keepNext w:val="0"/>
              <w:keepLines w:val="0"/>
              <w:widowControl/>
              <w:suppressLineNumbers w:val="0"/>
              <w:spacing w:before="0" w:beforeAutospacing="0" w:after="0" w:afterAutospacing="0"/>
              <w:ind w:left="0" w:right="0"/>
              <w:rPr>
                <w:rFonts w:hint="eastAsia" w:asciiTheme="minorEastAsia" w:hAnsiTheme="minorEastAsia" w:eastAsiaTheme="minorEastAsia" w:cstheme="minorEastAsia"/>
                <w:color w:val="000000"/>
                <w:kern w:val="0"/>
                <w:sz w:val="18"/>
                <w:szCs w:val="18"/>
                <w:lang w:val="en-US" w:eastAsia="zh-CN"/>
              </w:rPr>
            </w:pPr>
            <w:r>
              <w:rPr>
                <w:rFonts w:hint="eastAsia" w:asciiTheme="minorEastAsia" w:hAnsiTheme="minorEastAsia" w:eastAsiaTheme="minorEastAsia" w:cstheme="minorEastAsia"/>
                <w:color w:val="000000"/>
                <w:kern w:val="0"/>
                <w:sz w:val="18"/>
                <w:szCs w:val="18"/>
                <w:lang w:val="en-US" w:eastAsia="zh-CN"/>
              </w:rPr>
              <w:t>全公司</w:t>
            </w:r>
          </w:p>
        </w:tc>
        <w:tc>
          <w:tcPr>
            <w:tcW w:w="356" w:type="pct"/>
            <w:shd w:val="clear" w:color="auto" w:fill="auto"/>
            <w:noWrap/>
            <w:vAlign w:val="center"/>
          </w:tcPr>
          <w:p>
            <w:pPr>
              <w:keepNext w:val="0"/>
              <w:keepLines w:val="0"/>
              <w:widowControl/>
              <w:suppressLineNumbers w:val="0"/>
              <w:spacing w:before="0" w:beforeAutospacing="0" w:after="0" w:afterAutospacing="0"/>
              <w:ind w:left="0" w:right="0"/>
              <w:rPr>
                <w:rFonts w:hint="eastAsia" w:asciiTheme="minorEastAsia" w:hAnsiTheme="minorEastAsia" w:eastAsiaTheme="minorEastAsia" w:cstheme="minorEastAsia"/>
                <w:color w:val="000000"/>
                <w:kern w:val="0"/>
                <w:sz w:val="18"/>
                <w:szCs w:val="18"/>
              </w:rPr>
            </w:pPr>
            <w:r>
              <w:rPr>
                <w:rFonts w:hint="eastAsia" w:asciiTheme="minorEastAsia" w:hAnsiTheme="minorEastAsia" w:eastAsiaTheme="minorEastAsia" w:cstheme="minorEastAsia"/>
                <w:color w:val="000000"/>
                <w:kern w:val="0"/>
                <w:sz w:val="18"/>
                <w:szCs w:val="18"/>
                <w:lang w:val="en-US" w:eastAsia="zh-CN"/>
              </w:rPr>
              <w:t>财务公司</w:t>
            </w:r>
          </w:p>
        </w:tc>
        <w:tc>
          <w:tcPr>
            <w:tcW w:w="1562" w:type="pct"/>
            <w:shd w:val="clear" w:color="auto" w:fill="auto"/>
            <w:noWrap/>
            <w:vAlign w:val="center"/>
          </w:tcPr>
          <w:p>
            <w:pPr>
              <w:keepNext w:val="0"/>
              <w:keepLines w:val="0"/>
              <w:widowControl/>
              <w:suppressLineNumbers w:val="0"/>
              <w:spacing w:before="0" w:beforeAutospacing="0" w:after="0" w:afterAutospacing="0"/>
              <w:ind w:left="0" w:right="0"/>
              <w:rPr>
                <w:rFonts w:hint="eastAsia" w:asciiTheme="minorEastAsia" w:hAnsiTheme="minorEastAsia" w:eastAsiaTheme="minorEastAsia" w:cstheme="minorEastAsia"/>
                <w:color w:val="000000"/>
                <w:kern w:val="0"/>
                <w:sz w:val="18"/>
                <w:szCs w:val="18"/>
              </w:rPr>
            </w:pPr>
            <w:r>
              <w:rPr>
                <w:rFonts w:hint="eastAsia" w:asciiTheme="minorEastAsia" w:hAnsiTheme="minorEastAsia" w:eastAsiaTheme="minorEastAsia" w:cstheme="minorEastAsia"/>
                <w:color w:val="000000"/>
                <w:sz w:val="18"/>
                <w:szCs w:val="18"/>
              </w:rPr>
              <w:t>组织人事、假勤管理、薪酬管理、绩效管理、员工服务等</w:t>
            </w:r>
          </w:p>
        </w:tc>
        <w:tc>
          <w:tcPr>
            <w:tcW w:w="731" w:type="pct"/>
            <w:shd w:val="clear" w:color="auto" w:fill="auto"/>
            <w:noWrap/>
            <w:vAlign w:val="center"/>
          </w:tcPr>
          <w:p>
            <w:pPr>
              <w:keepNext w:val="0"/>
              <w:keepLines w:val="0"/>
              <w:widowControl/>
              <w:suppressLineNumbers w:val="0"/>
              <w:spacing w:before="0" w:beforeAutospacing="0" w:after="0" w:afterAutospacing="0"/>
              <w:ind w:left="0" w:right="0"/>
              <w:rPr>
                <w:rFonts w:hint="eastAsia" w:asciiTheme="minorEastAsia" w:hAnsiTheme="minorEastAsia" w:eastAsiaTheme="minorEastAsia" w:cstheme="minorEastAsia"/>
                <w:color w:val="000000"/>
                <w:kern w:val="0"/>
                <w:sz w:val="18"/>
                <w:szCs w:val="18"/>
              </w:rPr>
            </w:pPr>
            <w:r>
              <w:rPr>
                <w:rFonts w:hint="eastAsia" w:asciiTheme="minorEastAsia" w:hAnsiTheme="minorEastAsia" w:eastAsiaTheme="minorEastAsia" w:cstheme="minorEastAsia"/>
                <w:color w:val="000000"/>
                <w:kern w:val="0"/>
                <w:sz w:val="18"/>
                <w:szCs w:val="18"/>
              </w:rPr>
              <w:t>在用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trPr>
        <w:tc>
          <w:tcPr>
            <w:tcW w:w="424" w:type="pct"/>
            <w:vAlign w:val="center"/>
          </w:tcPr>
          <w:p>
            <w:pPr>
              <w:keepNext w:val="0"/>
              <w:keepLines w:val="0"/>
              <w:widowControl/>
              <w:suppressLineNumbers w:val="0"/>
              <w:spacing w:before="0" w:beforeAutospacing="0" w:after="0" w:afterAutospacing="0"/>
              <w:ind w:left="0" w:right="0"/>
              <w:rPr>
                <w:rFonts w:hint="eastAsia" w:asciiTheme="minorEastAsia" w:hAnsiTheme="minorEastAsia" w:eastAsiaTheme="minorEastAsia" w:cstheme="minorEastAsia"/>
                <w:color w:val="000000"/>
                <w:kern w:val="0"/>
                <w:sz w:val="18"/>
                <w:szCs w:val="18"/>
                <w:lang w:val="en-US" w:eastAsia="zh-CN"/>
              </w:rPr>
            </w:pPr>
            <w:r>
              <w:rPr>
                <w:rFonts w:hint="eastAsia" w:asciiTheme="minorEastAsia" w:hAnsiTheme="minorEastAsia" w:eastAsiaTheme="minorEastAsia" w:cstheme="minorEastAsia"/>
                <w:color w:val="000000"/>
                <w:kern w:val="0"/>
                <w:sz w:val="18"/>
                <w:szCs w:val="18"/>
                <w:lang w:val="en-US" w:eastAsia="zh-CN"/>
              </w:rPr>
              <w:t>税务</w:t>
            </w:r>
          </w:p>
        </w:tc>
        <w:tc>
          <w:tcPr>
            <w:tcW w:w="598" w:type="pct"/>
            <w:shd w:val="clear" w:color="auto" w:fill="auto"/>
            <w:noWrap/>
          </w:tcPr>
          <w:p>
            <w:pPr>
              <w:keepNext w:val="0"/>
              <w:keepLines w:val="0"/>
              <w:widowControl/>
              <w:suppressLineNumbers w:val="0"/>
              <w:spacing w:before="0" w:beforeAutospacing="0" w:after="0" w:afterAutospacing="0"/>
              <w:ind w:left="0" w:right="0"/>
              <w:rPr>
                <w:rFonts w:hint="eastAsia" w:asciiTheme="minorEastAsia" w:hAnsiTheme="minorEastAsia" w:eastAsiaTheme="minorEastAsia" w:cstheme="minorEastAsia"/>
                <w:color w:val="000000"/>
                <w:sz w:val="18"/>
                <w:szCs w:val="18"/>
                <w:lang w:val="en-US" w:eastAsia="zh-CN"/>
              </w:rPr>
            </w:pPr>
            <w:r>
              <w:rPr>
                <w:rFonts w:hint="eastAsia" w:asciiTheme="minorEastAsia" w:hAnsiTheme="minorEastAsia" w:eastAsiaTheme="minorEastAsia" w:cstheme="minorEastAsia"/>
                <w:color w:val="000000"/>
                <w:sz w:val="18"/>
                <w:szCs w:val="18"/>
                <w:lang w:val="en-US" w:eastAsia="zh-CN"/>
              </w:rPr>
              <w:t>航信发票平台</w:t>
            </w:r>
          </w:p>
        </w:tc>
        <w:tc>
          <w:tcPr>
            <w:tcW w:w="746" w:type="pct"/>
            <w:shd w:val="clear" w:color="auto" w:fill="auto"/>
            <w:noWrap/>
          </w:tcPr>
          <w:p>
            <w:pPr>
              <w:keepNext w:val="0"/>
              <w:keepLines w:val="0"/>
              <w:widowControl/>
              <w:suppressLineNumbers w:val="0"/>
              <w:spacing w:before="0" w:beforeAutospacing="0" w:after="0" w:afterAutospacing="0"/>
              <w:ind w:left="0" w:right="0"/>
              <w:rPr>
                <w:rFonts w:hint="eastAsia" w:asciiTheme="minorEastAsia" w:hAnsiTheme="minorEastAsia" w:eastAsiaTheme="minorEastAsia" w:cstheme="minorEastAsia"/>
                <w:color w:val="000000"/>
                <w:sz w:val="18"/>
                <w:szCs w:val="18"/>
                <w:highlight w:val="none"/>
                <w:lang w:val="en-US" w:eastAsia="zh-CN"/>
              </w:rPr>
            </w:pPr>
            <w:r>
              <w:rPr>
                <w:rFonts w:hint="eastAsia" w:asciiTheme="minorEastAsia" w:hAnsiTheme="minorEastAsia" w:eastAsiaTheme="minorEastAsia" w:cstheme="minorEastAsia"/>
                <w:color w:val="000000"/>
                <w:sz w:val="18"/>
                <w:szCs w:val="18"/>
                <w:highlight w:val="none"/>
                <w:lang w:val="en-US" w:eastAsia="zh-CN"/>
              </w:rPr>
              <w:t>20</w:t>
            </w:r>
            <w:r>
              <w:rPr>
                <w:rFonts w:hint="eastAsia" w:asciiTheme="minorEastAsia" w:hAnsiTheme="minorEastAsia" w:eastAsiaTheme="minorEastAsia" w:cstheme="minorEastAsia"/>
                <w:color w:val="000000"/>
                <w:sz w:val="18"/>
                <w:szCs w:val="18"/>
                <w:highlight w:val="none"/>
                <w:lang w:val="en-US" w:eastAsia="zh"/>
                <w:woUserID w:val="1"/>
              </w:rPr>
              <w:t>16</w:t>
            </w:r>
            <w:r>
              <w:rPr>
                <w:rFonts w:hint="eastAsia" w:asciiTheme="minorEastAsia" w:hAnsiTheme="minorEastAsia" w:eastAsiaTheme="minorEastAsia" w:cstheme="minorEastAsia"/>
                <w:color w:val="000000"/>
                <w:sz w:val="18"/>
                <w:szCs w:val="18"/>
                <w:highlight w:val="none"/>
                <w:lang w:val="en-US" w:eastAsia="zh-CN"/>
              </w:rPr>
              <w:t>年</w:t>
            </w:r>
          </w:p>
        </w:tc>
        <w:tc>
          <w:tcPr>
            <w:tcW w:w="582" w:type="pct"/>
            <w:shd w:val="clear" w:color="auto" w:fill="auto"/>
            <w:noWrap/>
          </w:tcPr>
          <w:p>
            <w:pPr>
              <w:keepNext w:val="0"/>
              <w:keepLines w:val="0"/>
              <w:widowControl/>
              <w:suppressLineNumbers w:val="0"/>
              <w:spacing w:before="0" w:beforeAutospacing="0" w:after="0" w:afterAutospacing="0"/>
              <w:ind w:left="0" w:right="0"/>
              <w:rPr>
                <w:rFonts w:hint="eastAsia" w:asciiTheme="minorEastAsia" w:hAnsiTheme="minorEastAsia" w:eastAsiaTheme="minorEastAsia" w:cstheme="minorEastAsia"/>
                <w:color w:val="000000"/>
                <w:sz w:val="18"/>
                <w:szCs w:val="18"/>
                <w:lang w:val="en-US" w:eastAsia="zh-CN"/>
              </w:rPr>
            </w:pPr>
            <w:r>
              <w:rPr>
                <w:rFonts w:hint="eastAsia" w:asciiTheme="minorEastAsia" w:hAnsiTheme="minorEastAsia" w:eastAsiaTheme="minorEastAsia" w:cstheme="minorEastAsia"/>
                <w:color w:val="000000"/>
                <w:sz w:val="18"/>
                <w:szCs w:val="18"/>
                <w:lang w:val="en-US" w:eastAsia="zh-CN"/>
              </w:rPr>
              <w:t>财务部</w:t>
            </w:r>
          </w:p>
        </w:tc>
        <w:tc>
          <w:tcPr>
            <w:tcW w:w="356" w:type="pct"/>
            <w:shd w:val="clear" w:color="auto" w:fill="auto"/>
            <w:noWrap/>
          </w:tcPr>
          <w:p>
            <w:pPr>
              <w:keepNext w:val="0"/>
              <w:keepLines w:val="0"/>
              <w:widowControl/>
              <w:suppressLineNumbers w:val="0"/>
              <w:spacing w:before="0" w:beforeAutospacing="0" w:after="0" w:afterAutospacing="0"/>
              <w:ind w:left="0" w:right="0"/>
              <w:rPr>
                <w:rFonts w:hint="eastAsia" w:asciiTheme="minorEastAsia" w:hAnsiTheme="minorEastAsia" w:eastAsiaTheme="minorEastAsia" w:cstheme="minorEastAsia"/>
                <w:color w:val="000000"/>
                <w:kern w:val="0"/>
                <w:sz w:val="18"/>
                <w:szCs w:val="18"/>
              </w:rPr>
            </w:pPr>
            <w:r>
              <w:rPr>
                <w:rFonts w:hint="eastAsia" w:asciiTheme="minorEastAsia" w:hAnsiTheme="minorEastAsia" w:eastAsiaTheme="minorEastAsia" w:cstheme="minorEastAsia"/>
                <w:color w:val="000000"/>
                <w:kern w:val="0"/>
                <w:sz w:val="18"/>
                <w:szCs w:val="18"/>
                <w:lang w:val="en-US" w:eastAsia="zh-CN"/>
              </w:rPr>
              <w:t>财务公司</w:t>
            </w:r>
          </w:p>
        </w:tc>
        <w:tc>
          <w:tcPr>
            <w:tcW w:w="1562" w:type="pct"/>
            <w:shd w:val="clear" w:color="auto" w:fill="auto"/>
            <w:noWrap/>
          </w:tcPr>
          <w:p>
            <w:pPr>
              <w:keepNext w:val="0"/>
              <w:keepLines w:val="0"/>
              <w:widowControl/>
              <w:suppressLineNumbers w:val="0"/>
              <w:spacing w:before="0" w:beforeAutospacing="0" w:after="0" w:afterAutospacing="0"/>
              <w:ind w:left="0" w:right="0"/>
              <w:rPr>
                <w:rFonts w:hint="eastAsia" w:asciiTheme="minorEastAsia" w:hAnsiTheme="minorEastAsia" w:eastAsiaTheme="minorEastAsia" w:cstheme="minorEastAsia"/>
                <w:color w:val="000000"/>
                <w:sz w:val="18"/>
                <w:szCs w:val="18"/>
              </w:rPr>
            </w:pPr>
            <w:ins w:id="774" w:author="刘西西" w:date="2024-05-13T16:18:15Z">
              <w:r>
                <w:rPr>
                  <w:rFonts w:hint="eastAsia" w:asciiTheme="minorEastAsia" w:hAnsiTheme="minorEastAsia" w:eastAsiaTheme="minorEastAsia" w:cstheme="minorEastAsia"/>
                  <w:color w:val="000000"/>
                  <w:kern w:val="0"/>
                  <w:sz w:val="18"/>
                  <w:szCs w:val="18"/>
                  <w:lang w:eastAsia="zh"/>
                  <w:woUserID w:val="1"/>
                </w:rPr>
                <w:t>销项</w:t>
              </w:r>
            </w:ins>
            <w:ins w:id="775" w:author="刘西西" w:date="2024-05-13T16:18:16Z">
              <w:r>
                <w:rPr>
                  <w:rFonts w:hint="eastAsia" w:asciiTheme="minorEastAsia" w:hAnsiTheme="minorEastAsia" w:eastAsiaTheme="minorEastAsia" w:cstheme="minorEastAsia"/>
                  <w:color w:val="000000"/>
                  <w:kern w:val="0"/>
                  <w:sz w:val="18"/>
                  <w:szCs w:val="18"/>
                  <w:lang w:eastAsia="zh"/>
                  <w:woUserID w:val="1"/>
                </w:rPr>
                <w:t>发票</w:t>
              </w:r>
            </w:ins>
            <w:ins w:id="776" w:author="刘西西" w:date="2024-05-13T16:18:17Z">
              <w:r>
                <w:rPr>
                  <w:rFonts w:hint="eastAsia" w:asciiTheme="minorEastAsia" w:hAnsiTheme="minorEastAsia" w:eastAsiaTheme="minorEastAsia" w:cstheme="minorEastAsia"/>
                  <w:color w:val="000000"/>
                  <w:kern w:val="0"/>
                  <w:sz w:val="18"/>
                  <w:szCs w:val="18"/>
                  <w:lang w:eastAsia="zh"/>
                  <w:woUserID w:val="1"/>
                </w:rPr>
                <w:t>、进</w:t>
              </w:r>
            </w:ins>
            <w:ins w:id="777" w:author="刘西西" w:date="2024-05-13T16:18:19Z">
              <w:r>
                <w:rPr>
                  <w:rFonts w:hint="eastAsia" w:asciiTheme="minorEastAsia" w:hAnsiTheme="minorEastAsia" w:eastAsiaTheme="minorEastAsia" w:cstheme="minorEastAsia"/>
                  <w:color w:val="000000"/>
                  <w:kern w:val="0"/>
                  <w:sz w:val="18"/>
                  <w:szCs w:val="18"/>
                  <w:lang w:eastAsia="zh"/>
                  <w:woUserID w:val="1"/>
                </w:rPr>
                <w:t>项目</w:t>
              </w:r>
            </w:ins>
            <w:ins w:id="778" w:author="刘西西" w:date="2024-05-13T16:18:25Z">
              <w:r>
                <w:rPr>
                  <w:rFonts w:hint="eastAsia" w:asciiTheme="minorEastAsia" w:hAnsiTheme="minorEastAsia" w:eastAsiaTheme="minorEastAsia" w:cstheme="minorEastAsia"/>
                  <w:color w:val="000000"/>
                  <w:kern w:val="0"/>
                  <w:sz w:val="18"/>
                  <w:szCs w:val="18"/>
                  <w:lang w:eastAsia="zh"/>
                  <w:woUserID w:val="1"/>
                </w:rPr>
                <w:t>发票</w:t>
              </w:r>
            </w:ins>
            <w:del w:id="779" w:author="刘西西" w:date="2024-05-13T16:18:11Z">
              <w:r>
                <w:rPr>
                  <w:rFonts w:hint="eastAsia" w:asciiTheme="minorEastAsia" w:hAnsiTheme="minorEastAsia" w:eastAsiaTheme="minorEastAsia" w:cstheme="minorEastAsia"/>
                  <w:color w:val="000000"/>
                  <w:kern w:val="0"/>
                  <w:sz w:val="18"/>
                  <w:szCs w:val="18"/>
                </w:rPr>
                <w:delText>……</w:delText>
              </w:r>
            </w:del>
          </w:p>
        </w:tc>
        <w:tc>
          <w:tcPr>
            <w:tcW w:w="731" w:type="pct"/>
            <w:shd w:val="clear" w:color="auto" w:fill="auto"/>
            <w:noWrap/>
          </w:tcPr>
          <w:p>
            <w:pPr>
              <w:keepNext w:val="0"/>
              <w:keepLines w:val="0"/>
              <w:widowControl/>
              <w:suppressLineNumbers w:val="0"/>
              <w:spacing w:before="0" w:beforeAutospacing="0" w:after="0" w:afterAutospacing="0"/>
              <w:ind w:left="0" w:right="0"/>
              <w:rPr>
                <w:rFonts w:hint="eastAsia" w:asciiTheme="minorEastAsia" w:hAnsiTheme="minorEastAsia" w:eastAsiaTheme="minorEastAsia" w:cstheme="minorEastAsia"/>
                <w:color w:val="000000"/>
                <w:kern w:val="0"/>
                <w:sz w:val="18"/>
                <w:szCs w:val="18"/>
                <w:lang w:val="en-US" w:eastAsia="zh-CN"/>
              </w:rPr>
            </w:pPr>
            <w:r>
              <w:rPr>
                <w:rFonts w:hint="eastAsia" w:asciiTheme="minorEastAsia" w:hAnsiTheme="minorEastAsia" w:eastAsiaTheme="minorEastAsia" w:cstheme="minorEastAsia"/>
                <w:color w:val="000000"/>
                <w:kern w:val="0"/>
                <w:sz w:val="18"/>
                <w:szCs w:val="18"/>
                <w:lang w:val="en-US" w:eastAsia="zh-CN"/>
              </w:rPr>
              <w:t>在用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trPr>
        <w:tc>
          <w:tcPr>
            <w:tcW w:w="424" w:type="pct"/>
            <w:vAlign w:val="center"/>
          </w:tcPr>
          <w:p>
            <w:pPr>
              <w:keepNext w:val="0"/>
              <w:keepLines w:val="0"/>
              <w:widowControl/>
              <w:suppressLineNumbers w:val="0"/>
              <w:spacing w:before="0" w:beforeAutospacing="0" w:after="0" w:afterAutospacing="0"/>
              <w:ind w:left="0" w:right="0"/>
              <w:rPr>
                <w:rFonts w:hint="eastAsia" w:asciiTheme="minorEastAsia" w:hAnsiTheme="minorEastAsia" w:eastAsiaTheme="minorEastAsia" w:cstheme="minorEastAsia"/>
                <w:color w:val="000000"/>
                <w:kern w:val="0"/>
                <w:sz w:val="18"/>
                <w:szCs w:val="18"/>
                <w:lang w:val="en-US" w:eastAsia="zh-CN"/>
              </w:rPr>
            </w:pPr>
            <w:r>
              <w:rPr>
                <w:rFonts w:hint="eastAsia" w:asciiTheme="minorEastAsia" w:hAnsiTheme="minorEastAsia" w:eastAsiaTheme="minorEastAsia" w:cstheme="minorEastAsia"/>
                <w:color w:val="000000"/>
                <w:kern w:val="0"/>
                <w:sz w:val="18"/>
                <w:szCs w:val="18"/>
                <w:lang w:val="en-US" w:eastAsia="zh-CN"/>
              </w:rPr>
              <w:t>金融</w:t>
            </w:r>
          </w:p>
        </w:tc>
        <w:tc>
          <w:tcPr>
            <w:tcW w:w="598" w:type="pct"/>
            <w:shd w:val="clear" w:color="auto" w:fill="auto"/>
            <w:noWrap/>
          </w:tcPr>
          <w:p>
            <w:pPr>
              <w:keepNext w:val="0"/>
              <w:keepLines w:val="0"/>
              <w:widowControl/>
              <w:suppressLineNumbers w:val="0"/>
              <w:spacing w:before="0" w:beforeAutospacing="0" w:after="0" w:afterAutospacing="0"/>
              <w:ind w:left="0" w:right="0"/>
              <w:rPr>
                <w:rFonts w:hint="eastAsia" w:asciiTheme="minorEastAsia" w:hAnsiTheme="minorEastAsia" w:eastAsiaTheme="minorEastAsia" w:cstheme="minorEastAsia"/>
                <w:color w:val="000000"/>
                <w:sz w:val="18"/>
                <w:szCs w:val="18"/>
                <w:lang w:val="en-US" w:eastAsia="zh-CN"/>
              </w:rPr>
            </w:pPr>
            <w:r>
              <w:rPr>
                <w:rFonts w:hint="eastAsia" w:asciiTheme="minorEastAsia" w:hAnsiTheme="minorEastAsia" w:eastAsiaTheme="minorEastAsia" w:cstheme="minorEastAsia"/>
                <w:color w:val="000000"/>
                <w:sz w:val="18"/>
                <w:szCs w:val="18"/>
                <w:lang w:val="en-US" w:eastAsia="zh-CN"/>
              </w:rPr>
              <w:t>核心业务系统</w:t>
            </w:r>
          </w:p>
        </w:tc>
        <w:tc>
          <w:tcPr>
            <w:tcW w:w="746" w:type="pct"/>
            <w:shd w:val="clear" w:color="auto" w:fill="auto"/>
            <w:noWrap/>
          </w:tcPr>
          <w:p>
            <w:pPr>
              <w:keepNext w:val="0"/>
              <w:keepLines w:val="0"/>
              <w:widowControl/>
              <w:suppressLineNumbers w:val="0"/>
              <w:spacing w:before="0" w:beforeAutospacing="0" w:after="0" w:afterAutospacing="0"/>
              <w:ind w:left="0" w:right="0"/>
              <w:rPr>
                <w:rFonts w:hint="eastAsia" w:asciiTheme="minorEastAsia" w:hAnsiTheme="minorEastAsia" w:eastAsiaTheme="minorEastAsia" w:cstheme="minorEastAsia"/>
                <w:color w:val="000000"/>
                <w:sz w:val="18"/>
                <w:szCs w:val="18"/>
                <w:lang w:val="en-US" w:eastAsia="zh-CN"/>
              </w:rPr>
            </w:pPr>
          </w:p>
        </w:tc>
        <w:tc>
          <w:tcPr>
            <w:tcW w:w="582" w:type="pct"/>
            <w:shd w:val="clear" w:color="auto" w:fill="auto"/>
            <w:noWrap/>
          </w:tcPr>
          <w:p>
            <w:pPr>
              <w:keepNext w:val="0"/>
              <w:keepLines w:val="0"/>
              <w:widowControl/>
              <w:suppressLineNumbers w:val="0"/>
              <w:spacing w:before="0" w:beforeAutospacing="0" w:after="0" w:afterAutospacing="0"/>
              <w:ind w:left="0" w:right="0"/>
              <w:rPr>
                <w:rFonts w:hint="eastAsia" w:asciiTheme="minorEastAsia" w:hAnsiTheme="minorEastAsia" w:eastAsiaTheme="minorEastAsia" w:cstheme="minorEastAsia"/>
                <w:color w:val="000000"/>
                <w:kern w:val="0"/>
                <w:sz w:val="18"/>
                <w:szCs w:val="18"/>
                <w:lang w:val="en-US" w:eastAsia="zh-CN"/>
              </w:rPr>
            </w:pPr>
            <w:r>
              <w:rPr>
                <w:rFonts w:hint="eastAsia" w:asciiTheme="minorEastAsia" w:hAnsiTheme="minorEastAsia" w:eastAsiaTheme="minorEastAsia" w:cstheme="minorEastAsia"/>
                <w:color w:val="000000"/>
                <w:kern w:val="0"/>
                <w:sz w:val="18"/>
                <w:szCs w:val="18"/>
                <w:lang w:val="en-US" w:eastAsia="zh-CN"/>
              </w:rPr>
              <w:t>业务人员</w:t>
            </w:r>
          </w:p>
          <w:p>
            <w:pPr>
              <w:keepNext w:val="0"/>
              <w:keepLines w:val="0"/>
              <w:widowControl/>
              <w:suppressLineNumbers w:val="0"/>
              <w:spacing w:before="0" w:beforeAutospacing="0" w:after="0" w:afterAutospacing="0"/>
              <w:ind w:left="0" w:right="0"/>
              <w:rPr>
                <w:rFonts w:hint="eastAsia" w:asciiTheme="minorEastAsia" w:hAnsiTheme="minorEastAsia" w:eastAsiaTheme="minorEastAsia" w:cstheme="minorEastAsia"/>
                <w:color w:val="000000"/>
                <w:kern w:val="0"/>
                <w:sz w:val="18"/>
                <w:szCs w:val="18"/>
                <w:lang w:val="en-US" w:eastAsia="zh-CN"/>
              </w:rPr>
            </w:pPr>
            <w:r>
              <w:rPr>
                <w:rFonts w:hint="eastAsia" w:asciiTheme="minorEastAsia" w:hAnsiTheme="minorEastAsia" w:eastAsiaTheme="minorEastAsia" w:cstheme="minorEastAsia"/>
                <w:color w:val="000000"/>
                <w:kern w:val="0"/>
                <w:sz w:val="18"/>
                <w:szCs w:val="18"/>
                <w:lang w:val="en-US" w:eastAsia="zh-CN"/>
              </w:rPr>
              <w:t>财务</w:t>
            </w:r>
          </w:p>
        </w:tc>
        <w:tc>
          <w:tcPr>
            <w:tcW w:w="356" w:type="pct"/>
            <w:shd w:val="clear" w:color="auto" w:fill="auto"/>
            <w:noWrap/>
          </w:tcPr>
          <w:p>
            <w:pPr>
              <w:keepNext w:val="0"/>
              <w:keepLines w:val="0"/>
              <w:widowControl/>
              <w:suppressLineNumbers w:val="0"/>
              <w:spacing w:before="0" w:beforeAutospacing="0" w:after="0" w:afterAutospacing="0"/>
              <w:ind w:left="0" w:right="0"/>
              <w:rPr>
                <w:rFonts w:hint="eastAsia" w:asciiTheme="minorEastAsia" w:hAnsiTheme="minorEastAsia" w:eastAsiaTheme="minorEastAsia" w:cstheme="minorEastAsia"/>
                <w:color w:val="000000"/>
                <w:kern w:val="0"/>
                <w:sz w:val="18"/>
                <w:szCs w:val="18"/>
              </w:rPr>
            </w:pPr>
            <w:r>
              <w:rPr>
                <w:rFonts w:hint="eastAsia" w:asciiTheme="minorEastAsia" w:hAnsiTheme="minorEastAsia" w:eastAsiaTheme="minorEastAsia" w:cstheme="minorEastAsia"/>
                <w:color w:val="000000"/>
                <w:kern w:val="0"/>
                <w:sz w:val="18"/>
                <w:szCs w:val="18"/>
                <w:lang w:val="en-US" w:eastAsia="zh-CN"/>
              </w:rPr>
              <w:t>财务公司</w:t>
            </w:r>
          </w:p>
        </w:tc>
        <w:tc>
          <w:tcPr>
            <w:tcW w:w="1562" w:type="pct"/>
            <w:shd w:val="clear" w:color="auto" w:fill="auto"/>
            <w:noWrap/>
          </w:tcPr>
          <w:p>
            <w:pPr>
              <w:keepNext w:val="0"/>
              <w:keepLines w:val="0"/>
              <w:widowControl/>
              <w:suppressLineNumbers w:val="0"/>
              <w:spacing w:before="0" w:beforeAutospacing="0" w:after="0" w:afterAutospacing="0"/>
              <w:ind w:left="0" w:right="0"/>
              <w:rPr>
                <w:rFonts w:hint="eastAsia" w:asciiTheme="minorEastAsia" w:hAnsiTheme="minorEastAsia" w:eastAsiaTheme="minorEastAsia" w:cstheme="minorEastAsia"/>
                <w:color w:val="000000"/>
                <w:kern w:val="0"/>
                <w:sz w:val="18"/>
                <w:szCs w:val="18"/>
              </w:rPr>
            </w:pPr>
          </w:p>
        </w:tc>
        <w:tc>
          <w:tcPr>
            <w:tcW w:w="731" w:type="pct"/>
            <w:shd w:val="clear" w:color="auto" w:fill="auto"/>
            <w:noWrap/>
          </w:tcPr>
          <w:p>
            <w:pPr>
              <w:keepNext w:val="0"/>
              <w:keepLines w:val="0"/>
              <w:widowControl/>
              <w:suppressLineNumbers w:val="0"/>
              <w:spacing w:before="0" w:beforeAutospacing="0" w:after="0" w:afterAutospacing="0"/>
              <w:ind w:left="0" w:right="0"/>
              <w:rPr>
                <w:rFonts w:hint="eastAsia" w:asciiTheme="minorEastAsia" w:hAnsiTheme="minorEastAsia" w:eastAsiaTheme="minorEastAsia" w:cstheme="minorEastAsia"/>
                <w:color w:val="000000"/>
                <w:kern w:val="0"/>
                <w:sz w:val="18"/>
                <w:szCs w:val="18"/>
                <w:lang w:val="en-US" w:eastAsia="zh-CN"/>
              </w:rPr>
            </w:pPr>
            <w:r>
              <w:rPr>
                <w:rFonts w:hint="eastAsia" w:asciiTheme="minorEastAsia" w:hAnsiTheme="minorEastAsia" w:eastAsiaTheme="minorEastAsia" w:cstheme="minorEastAsia"/>
                <w:color w:val="000000"/>
                <w:kern w:val="0"/>
                <w:sz w:val="18"/>
                <w:szCs w:val="18"/>
                <w:lang w:val="en-US" w:eastAsia="zh-CN"/>
              </w:rPr>
              <w:t>在用</w:t>
            </w:r>
          </w:p>
        </w:tc>
      </w:tr>
    </w:tbl>
    <w:p>
      <w:pPr>
        <w:rPr>
          <w:rFonts w:hint="eastAsia" w:asciiTheme="minorEastAsia" w:hAnsiTheme="minorEastAsia" w:eastAsiaTheme="minorEastAsia" w:cstheme="minorEastAsia"/>
        </w:rPr>
      </w:pPr>
    </w:p>
    <w:p/>
    <w:p>
      <w:pPr>
        <w:pStyle w:val="2"/>
      </w:pPr>
      <w:bookmarkStart w:id="34" w:name="_Toc1072397398"/>
      <w:bookmarkStart w:id="35" w:name="_Toc1128795217"/>
      <w:r>
        <w:rPr>
          <w:rFonts w:hint="eastAsia"/>
          <w:lang w:eastAsia="zh"/>
        </w:rPr>
        <w:t>财务升级改造方案</w:t>
      </w:r>
      <w:bookmarkEnd w:id="34"/>
      <w:bookmarkEnd w:id="35"/>
    </w:p>
    <w:p>
      <w:pPr>
        <w:pStyle w:val="3"/>
        <w:numPr>
          <w:ilvl w:val="0"/>
          <w:numId w:val="0"/>
        </w:numPr>
        <w:ind w:left="425"/>
        <w:rPr>
          <w:rFonts w:hint="eastAsia"/>
          <w:lang w:val="en-US" w:eastAsia="zh"/>
        </w:rPr>
      </w:pPr>
      <w:bookmarkStart w:id="36" w:name="_Toc1944947373"/>
      <w:bookmarkStart w:id="37" w:name="_Toc106006675"/>
      <w:r>
        <w:rPr>
          <w:rFonts w:hint="eastAsia"/>
          <w:lang w:val="en-US" w:eastAsia="zh"/>
        </w:rPr>
        <w:t>4.1</w:t>
      </w:r>
      <w:r>
        <w:rPr>
          <w:rFonts w:hint="default"/>
          <w:lang w:val="en-US" w:eastAsia="zh-CN"/>
        </w:rPr>
        <w:t>NC65</w:t>
      </w:r>
      <w:r>
        <w:rPr>
          <w:rFonts w:hint="eastAsia"/>
          <w:lang w:val="en-US" w:eastAsia="zh-CN"/>
        </w:rPr>
        <w:t>凭证制单界面</w:t>
      </w:r>
      <w:r>
        <w:rPr>
          <w:rFonts w:hint="eastAsia"/>
          <w:lang w:val="en-US" w:eastAsia="zh"/>
        </w:rPr>
        <w:t>改造</w:t>
      </w:r>
      <w:bookmarkEnd w:id="36"/>
      <w:bookmarkEnd w:id="37"/>
    </w:p>
    <w:p>
      <w:pPr>
        <w:pStyle w:val="4"/>
        <w:numPr>
          <w:ilvl w:val="2"/>
          <w:numId w:val="0"/>
        </w:numPr>
        <w:ind w:leftChars="0"/>
        <w:rPr>
          <w:rFonts w:hint="eastAsia"/>
        </w:rPr>
      </w:pPr>
      <w:bookmarkStart w:id="38" w:name="_Toc344895118"/>
      <w:bookmarkStart w:id="39" w:name="_Toc1840430310"/>
      <w:r>
        <w:rPr>
          <w:rFonts w:hint="eastAsia"/>
          <w:lang w:eastAsia="zh"/>
        </w:rPr>
        <w:t>4.1.1</w:t>
      </w:r>
      <w:r>
        <w:rPr>
          <w:rFonts w:hint="eastAsia"/>
        </w:rPr>
        <w:t>现状描述</w:t>
      </w:r>
      <w:bookmarkEnd w:id="38"/>
      <w:bookmarkEnd w:id="39"/>
    </w:p>
    <w:p>
      <w:pPr>
        <w:ind w:firstLine="420" w:firstLineChars="20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1、</w:t>
      </w:r>
      <w:r>
        <w:rPr>
          <w:rFonts w:hint="eastAsia" w:asciiTheme="minorEastAsia" w:hAnsiTheme="minorEastAsia" w:eastAsiaTheme="minorEastAsia" w:cstheme="minorEastAsia"/>
          <w:lang w:val="en-US"/>
        </w:rPr>
        <w:t>NC65</w:t>
      </w:r>
      <w:r>
        <w:rPr>
          <w:rFonts w:hint="eastAsia" w:asciiTheme="minorEastAsia" w:hAnsiTheme="minorEastAsia" w:eastAsiaTheme="minorEastAsia" w:cstheme="minorEastAsia"/>
          <w:lang w:val="en-US" w:eastAsia="zh-CN"/>
        </w:rPr>
        <w:t>财务凭证来源三类：总账手工制单、泛微报销系统推送、核心业务系统推送；</w:t>
      </w:r>
    </w:p>
    <w:p>
      <w:pPr>
        <w:ind w:firstLine="420" w:firstLineChars="20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2、财务凭证相关的附件类信息仅有报销系统中存储部分，其他发票及附件类，大部分纸质存储；</w:t>
      </w:r>
    </w:p>
    <w:p>
      <w:pPr>
        <w:ind w:firstLine="420" w:firstLineChars="20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3、报销系统中目前仅推送预凭证信息至NC65总账中，附件及发票信息尚未推送；</w:t>
      </w:r>
    </w:p>
    <w:p>
      <w:pPr>
        <w:ind w:firstLine="420" w:firstLineChars="20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4、其他发票（非报销系统单据）不能实现验真及发票的系统存储；</w:t>
      </w:r>
    </w:p>
    <w:p>
      <w:pPr>
        <w:ind w:firstLine="420" w:firstLineChars="20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5、每月月底按时结账，实际业务中会存在对本年或上年总账进行反结账，不会修改凭证的金额及辅助核算，仅修改摘要写错的内容、凭证对应附件进行增加或删除修改。</w:t>
      </w:r>
    </w:p>
    <w:p>
      <w:pPr>
        <w:pStyle w:val="4"/>
        <w:numPr>
          <w:ilvl w:val="2"/>
          <w:numId w:val="0"/>
        </w:numPr>
        <w:ind w:leftChars="0"/>
        <w:rPr>
          <w:rFonts w:hint="default" w:eastAsia="微软雅黑"/>
          <w:lang w:val="en-US" w:eastAsia="zh-CN"/>
        </w:rPr>
      </w:pPr>
      <w:bookmarkStart w:id="40" w:name="_Toc641991659"/>
      <w:bookmarkStart w:id="41" w:name="_Toc1393751696"/>
      <w:r>
        <w:rPr>
          <w:rFonts w:hint="eastAsia"/>
          <w:lang w:eastAsia="zh"/>
        </w:rPr>
        <w:t>4.1.2</w:t>
      </w:r>
      <w:r>
        <w:rPr>
          <w:rFonts w:hint="eastAsia"/>
          <w:lang w:val="en-US" w:eastAsia="zh-CN"/>
        </w:rPr>
        <w:t>业务需求</w:t>
      </w:r>
      <w:bookmarkEnd w:id="40"/>
      <w:bookmarkEnd w:id="41"/>
    </w:p>
    <w:p>
      <w:pPr>
        <w:numPr>
          <w:ilvl w:val="0"/>
          <w:numId w:val="4"/>
        </w:numPr>
        <w:ind w:firstLine="420" w:firstLineChars="200"/>
        <w:rPr>
          <w:rFonts w:hint="eastAsia" w:asciiTheme="minorEastAsia" w:hAnsiTheme="minorEastAsia" w:eastAsiaTheme="minorEastAsia" w:cstheme="minorEastAsia"/>
          <w:szCs w:val="21"/>
          <w:lang w:val="en-US" w:eastAsia="zh-CN"/>
        </w:rPr>
      </w:pPr>
      <w:r>
        <w:rPr>
          <w:rFonts w:hint="eastAsia" w:asciiTheme="minorEastAsia" w:hAnsiTheme="minorEastAsia" w:eastAsiaTheme="minorEastAsia" w:cstheme="minorEastAsia"/>
          <w:szCs w:val="21"/>
          <w:lang w:val="en-US" w:eastAsia="zh-CN"/>
        </w:rPr>
        <w:t>凭证制单环节可上传附件、可上传发票；</w:t>
      </w:r>
    </w:p>
    <w:p>
      <w:pPr>
        <w:numPr>
          <w:ilvl w:val="0"/>
          <w:numId w:val="4"/>
        </w:numPr>
        <w:ind w:firstLine="420" w:firstLineChars="200"/>
        <w:rPr>
          <w:rFonts w:hint="eastAsia" w:asciiTheme="minorEastAsia" w:hAnsiTheme="minorEastAsia" w:eastAsiaTheme="minorEastAsia" w:cstheme="minorEastAsia"/>
          <w:szCs w:val="21"/>
          <w:lang w:val="en-US" w:eastAsia="zh-CN"/>
        </w:rPr>
      </w:pPr>
      <w:r>
        <w:rPr>
          <w:rFonts w:hint="eastAsia" w:asciiTheme="minorEastAsia" w:hAnsiTheme="minorEastAsia" w:eastAsiaTheme="minorEastAsia" w:cstheme="minorEastAsia"/>
          <w:szCs w:val="21"/>
          <w:lang w:val="en-US" w:eastAsia="zh-CN"/>
        </w:rPr>
        <w:t>对上传的发票进行验真，支持发票三种文件形式上传及存储；</w:t>
      </w:r>
    </w:p>
    <w:p>
      <w:pPr>
        <w:numPr>
          <w:ilvl w:val="0"/>
          <w:numId w:val="4"/>
        </w:numPr>
        <w:ind w:firstLine="420" w:firstLineChars="200"/>
        <w:rPr>
          <w:rFonts w:hint="eastAsia" w:asciiTheme="minorEastAsia" w:hAnsiTheme="minorEastAsia" w:eastAsiaTheme="minorEastAsia" w:cstheme="minorEastAsia"/>
          <w:szCs w:val="21"/>
          <w:lang w:val="en-US" w:eastAsia="zh-CN"/>
        </w:rPr>
      </w:pPr>
      <w:r>
        <w:rPr>
          <w:rFonts w:hint="eastAsia" w:asciiTheme="minorEastAsia" w:hAnsiTheme="minorEastAsia" w:eastAsiaTheme="minorEastAsia" w:cstheme="minorEastAsia"/>
          <w:szCs w:val="21"/>
          <w:lang w:val="en-US" w:eastAsia="zh-CN"/>
        </w:rPr>
        <w:t>发票上传后与凭证进行关联关系的建立</w:t>
      </w:r>
      <w:r>
        <w:rPr>
          <w:rFonts w:hint="eastAsia" w:asciiTheme="minorEastAsia" w:hAnsiTheme="minorEastAsia" w:eastAsiaTheme="minorEastAsia" w:cstheme="minorEastAsia"/>
          <w:szCs w:val="21"/>
          <w:lang w:val="en-US" w:eastAsia="zh"/>
        </w:rPr>
        <w:t>；</w:t>
      </w:r>
    </w:p>
    <w:p>
      <w:pPr>
        <w:numPr>
          <w:ilvl w:val="0"/>
          <w:numId w:val="4"/>
        </w:numPr>
        <w:ind w:firstLine="420" w:firstLineChars="200"/>
        <w:rPr>
          <w:rFonts w:hint="eastAsia" w:asciiTheme="minorEastAsia" w:hAnsiTheme="minorEastAsia" w:eastAsiaTheme="minorEastAsia" w:cstheme="minorEastAsia"/>
          <w:szCs w:val="21"/>
          <w:lang w:val="en-US" w:eastAsia="zh-CN"/>
        </w:rPr>
      </w:pPr>
      <w:r>
        <w:rPr>
          <w:rFonts w:hint="eastAsia" w:asciiTheme="minorEastAsia" w:hAnsiTheme="minorEastAsia" w:eastAsiaTheme="minorEastAsia" w:cstheme="minorEastAsia"/>
          <w:szCs w:val="21"/>
          <w:lang w:val="en-US" w:eastAsia="zh-CN"/>
        </w:rPr>
        <w:t>NC65接收来自泛微报销系统，除凭证信息外，需要接收原始单据（单据板式文件+审批内容）、单据下附件及发票附件、发票结构化数据，存储在NC65中；</w:t>
      </w:r>
    </w:p>
    <w:p>
      <w:pPr>
        <w:numPr>
          <w:ilvl w:val="0"/>
          <w:numId w:val="4"/>
        </w:numPr>
        <w:ind w:firstLine="420" w:firstLineChars="200"/>
        <w:rPr>
          <w:rFonts w:hint="eastAsia" w:asciiTheme="minorEastAsia" w:hAnsiTheme="minorEastAsia" w:eastAsiaTheme="minorEastAsia" w:cstheme="minorEastAsia"/>
          <w:lang w:eastAsia="zh"/>
        </w:rPr>
      </w:pPr>
      <w:r>
        <w:rPr>
          <w:rFonts w:hint="eastAsia" w:asciiTheme="minorEastAsia" w:hAnsiTheme="minorEastAsia" w:eastAsiaTheme="minorEastAsia" w:cstheme="minorEastAsia"/>
          <w:szCs w:val="21"/>
          <w:lang w:val="en-US" w:eastAsia="zh-CN"/>
        </w:rPr>
        <w:t>支持</w:t>
      </w:r>
      <w:r>
        <w:rPr>
          <w:rFonts w:hint="eastAsia" w:asciiTheme="minorEastAsia" w:hAnsiTheme="minorEastAsia" w:eastAsiaTheme="minorEastAsia" w:cstheme="minorEastAsia"/>
          <w:szCs w:val="21"/>
          <w:lang w:val="en-US" w:eastAsia="zh"/>
          <w:woUserID w:val="1"/>
        </w:rPr>
        <w:t>针对单独</w:t>
      </w:r>
      <w:r>
        <w:rPr>
          <w:rFonts w:hint="eastAsia" w:asciiTheme="minorEastAsia" w:hAnsiTheme="minorEastAsia" w:eastAsiaTheme="minorEastAsia" w:cstheme="minorEastAsia"/>
          <w:szCs w:val="21"/>
          <w:lang w:val="en-US" w:eastAsia="zh"/>
        </w:rPr>
        <w:t>会计</w:t>
      </w:r>
      <w:r>
        <w:rPr>
          <w:rFonts w:hint="eastAsia" w:asciiTheme="minorEastAsia" w:hAnsiTheme="minorEastAsia" w:eastAsiaTheme="minorEastAsia" w:cstheme="minorEastAsia"/>
          <w:szCs w:val="21"/>
          <w:lang w:val="en-US" w:eastAsia="zh-CN"/>
        </w:rPr>
        <w:t>凭证</w:t>
      </w:r>
      <w:r>
        <w:rPr>
          <w:rFonts w:hint="eastAsia" w:asciiTheme="minorEastAsia" w:hAnsiTheme="minorEastAsia" w:eastAsiaTheme="minorEastAsia" w:cstheme="minorEastAsia"/>
          <w:szCs w:val="21"/>
          <w:lang w:val="en-US" w:eastAsia="zh"/>
          <w:woUserID w:val="1"/>
        </w:rPr>
        <w:t>进行打包</w:t>
      </w:r>
      <w:r>
        <w:rPr>
          <w:rFonts w:hint="eastAsia" w:asciiTheme="minorEastAsia" w:hAnsiTheme="minorEastAsia" w:eastAsiaTheme="minorEastAsia" w:cstheme="minorEastAsia"/>
          <w:szCs w:val="21"/>
          <w:lang w:val="en-US" w:eastAsia="zh"/>
        </w:rPr>
        <w:t>导出，导出内容为</w:t>
      </w:r>
      <w:r>
        <w:rPr>
          <w:rFonts w:hint="eastAsia" w:asciiTheme="minorEastAsia" w:hAnsiTheme="minorEastAsia" w:eastAsiaTheme="minorEastAsia" w:cstheme="minorEastAsia"/>
          <w:szCs w:val="21"/>
          <w:lang w:val="en-US" w:eastAsia="zh-CN"/>
        </w:rPr>
        <w:t>凭证、附件、发票</w:t>
      </w:r>
      <w:r>
        <w:rPr>
          <w:rFonts w:hint="eastAsia" w:asciiTheme="minorEastAsia" w:hAnsiTheme="minorEastAsia" w:eastAsiaTheme="minorEastAsia" w:cstheme="minorEastAsia"/>
          <w:szCs w:val="21"/>
          <w:lang w:val="en-US" w:eastAsia="zh"/>
        </w:rPr>
        <w:t>信息</w:t>
      </w:r>
      <w:r>
        <w:rPr>
          <w:rFonts w:hint="eastAsia" w:asciiTheme="minorEastAsia" w:hAnsiTheme="minorEastAsia" w:eastAsiaTheme="minorEastAsia" w:cstheme="minorEastAsia"/>
          <w:szCs w:val="21"/>
          <w:lang w:val="en-US" w:eastAsia="zh"/>
          <w:woUserID w:val="1"/>
        </w:rPr>
        <w:t>；</w:t>
      </w:r>
    </w:p>
    <w:p>
      <w:pPr>
        <w:numPr>
          <w:ilvl w:val="0"/>
          <w:numId w:val="4"/>
        </w:numPr>
        <w:ind w:firstLine="420" w:firstLineChars="200"/>
        <w:rPr>
          <w:rFonts w:hint="eastAsia" w:asciiTheme="minorEastAsia" w:hAnsiTheme="minorEastAsia" w:eastAsiaTheme="minorEastAsia" w:cstheme="minorEastAsia"/>
          <w:lang w:eastAsia="zh"/>
        </w:rPr>
      </w:pPr>
      <w:r>
        <w:rPr>
          <w:rFonts w:hint="eastAsia" w:asciiTheme="minorEastAsia" w:hAnsiTheme="minorEastAsia" w:eastAsiaTheme="minorEastAsia" w:cstheme="minorEastAsia"/>
          <w:szCs w:val="21"/>
          <w:lang w:val="en-US" w:eastAsia="zh-CN"/>
        </w:rPr>
        <w:t>实现对已审批的/记账/结账后的凭证，不需要通过反结账的操作，直接可修改凭证附件的信息；</w:t>
      </w:r>
    </w:p>
    <w:p>
      <w:pPr>
        <w:pStyle w:val="4"/>
        <w:numPr>
          <w:ilvl w:val="2"/>
          <w:numId w:val="0"/>
        </w:numPr>
        <w:ind w:leftChars="0"/>
        <w:rPr>
          <w:rFonts w:hint="default" w:ascii="宋体" w:hAnsi="宋体" w:eastAsia="宋体" w:cs="宋体"/>
          <w:b/>
          <w:bCs/>
          <w:kern w:val="2"/>
          <w:sz w:val="28"/>
          <w:szCs w:val="28"/>
          <w:lang w:val="en-US" w:eastAsia="zh-CN"/>
        </w:rPr>
      </w:pPr>
      <w:bookmarkStart w:id="42" w:name="_Toc547572580"/>
      <w:bookmarkStart w:id="43" w:name="_Toc1736848412"/>
      <w:r>
        <w:rPr>
          <w:rFonts w:hint="default" w:ascii="Arial" w:hAnsi="Arial" w:eastAsia="宋体" w:cs="Arial"/>
          <w:b/>
          <w:bCs/>
          <w:kern w:val="2"/>
          <w:sz w:val="28"/>
          <w:szCs w:val="28"/>
          <w:lang w:val="en-US" w:eastAsia="zh-CN" w:bidi="ar"/>
        </w:rPr>
        <w:t>4.</w:t>
      </w:r>
      <w:r>
        <w:rPr>
          <w:rFonts w:hint="eastAsia" w:ascii="Arial" w:hAnsi="Arial" w:eastAsia="宋体" w:cs="Arial"/>
          <w:b/>
          <w:bCs/>
          <w:kern w:val="2"/>
          <w:sz w:val="28"/>
          <w:szCs w:val="28"/>
          <w:lang w:val="en-US" w:eastAsia="zh" w:bidi="ar"/>
        </w:rPr>
        <w:t>1.3</w:t>
      </w:r>
      <w:r>
        <w:rPr>
          <w:rFonts w:hint="eastAsia" w:ascii="Arial" w:hAnsi="Arial" w:eastAsia="宋体" w:cs="Arial"/>
          <w:b/>
          <w:bCs/>
          <w:kern w:val="2"/>
          <w:sz w:val="28"/>
          <w:szCs w:val="28"/>
          <w:lang w:val="en-US" w:eastAsia="zh-CN" w:bidi="ar"/>
        </w:rPr>
        <w:t>NC65制单界面改造</w:t>
      </w:r>
      <w:bookmarkEnd w:id="42"/>
      <w:bookmarkEnd w:id="43"/>
    </w:p>
    <w:p>
      <w:pPr>
        <w:pStyle w:val="26"/>
        <w:keepNext w:val="0"/>
        <w:keepLines w:val="0"/>
        <w:widowControl/>
        <w:suppressLineNumbers w:val="0"/>
        <w:spacing w:before="0" w:beforeAutospacing="1" w:after="156" w:afterAutospacing="0"/>
        <w:ind w:left="0" w:right="0" w:firstLine="0"/>
        <w:jc w:val="left"/>
        <w:rPr>
          <w:rFonts w:hint="eastAsia" w:ascii="宋体" w:hAnsi="宋体" w:eastAsia="宋体" w:cs="宋体"/>
          <w:i w:val="0"/>
          <w:iCs w:val="0"/>
          <w:caps w:val="0"/>
          <w:color w:val="000000"/>
          <w:spacing w:val="0"/>
          <w:kern w:val="2"/>
          <w:sz w:val="21"/>
          <w:szCs w:val="21"/>
        </w:rPr>
      </w:pPr>
      <w:r>
        <w:rPr>
          <w:rFonts w:hint="eastAsia" w:ascii="宋体" w:hAnsi="宋体" w:eastAsia="宋体" w:cs="宋体"/>
          <w:i w:val="0"/>
          <w:iCs w:val="0"/>
          <w:caps w:val="0"/>
          <w:color w:val="000000"/>
          <w:spacing w:val="0"/>
          <w:kern w:val="2"/>
          <w:sz w:val="21"/>
          <w:szCs w:val="21"/>
          <w:lang w:val="en-US" w:eastAsia="zh-CN" w:bidi="ar"/>
        </w:rPr>
        <w:t xml:space="preserve">    </w:t>
      </w:r>
      <w:r>
        <w:rPr>
          <w:rFonts w:hint="default" w:cs="宋体"/>
          <w:i w:val="0"/>
          <w:iCs w:val="0"/>
          <w:caps w:val="0"/>
          <w:color w:val="000000"/>
          <w:spacing w:val="0"/>
          <w:kern w:val="2"/>
          <w:sz w:val="21"/>
          <w:szCs w:val="21"/>
          <w:lang w:val="en-US" w:eastAsia="zh-CN" w:bidi="ar"/>
        </w:rPr>
        <w:t>NC65</w:t>
      </w:r>
      <w:r>
        <w:rPr>
          <w:rFonts w:hint="eastAsia" w:cs="宋体"/>
          <w:i w:val="0"/>
          <w:iCs w:val="0"/>
          <w:caps w:val="0"/>
          <w:color w:val="000000"/>
          <w:spacing w:val="0"/>
          <w:kern w:val="2"/>
          <w:sz w:val="21"/>
          <w:szCs w:val="21"/>
          <w:lang w:val="en-US" w:eastAsia="zh-CN" w:bidi="ar"/>
        </w:rPr>
        <w:t>【财务会计】-【总账】-【凭证管理】-【制单】环节卡片界面、列表界面的改造；</w:t>
      </w:r>
    </w:p>
    <w:p>
      <w:pPr>
        <w:pStyle w:val="26"/>
        <w:keepNext w:val="0"/>
        <w:keepLines w:val="0"/>
        <w:widowControl/>
        <w:suppressLineNumbers w:val="0"/>
        <w:spacing w:before="0" w:beforeAutospacing="1" w:after="156" w:afterAutospacing="0"/>
        <w:ind w:left="0" w:right="0" w:firstLine="0"/>
        <w:jc w:val="left"/>
        <w:rPr>
          <w:rFonts w:hint="default" w:cs="宋体"/>
          <w:b/>
          <w:bCs/>
          <w:i w:val="0"/>
          <w:iCs w:val="0"/>
          <w:caps w:val="0"/>
          <w:color w:val="000000"/>
          <w:spacing w:val="0"/>
          <w:kern w:val="2"/>
          <w:sz w:val="21"/>
          <w:szCs w:val="21"/>
          <w:lang w:val="en-US" w:eastAsia="zh-CN" w:bidi="ar"/>
        </w:rPr>
      </w:pPr>
      <w:bookmarkStart w:id="44" w:name="_Toc524449347"/>
      <w:bookmarkEnd w:id="44"/>
      <w:r>
        <w:rPr>
          <w:rFonts w:hint="eastAsia" w:cs="宋体"/>
          <w:b/>
          <w:bCs/>
          <w:i w:val="0"/>
          <w:iCs w:val="0"/>
          <w:caps w:val="0"/>
          <w:color w:val="000000"/>
          <w:spacing w:val="0"/>
          <w:kern w:val="2"/>
          <w:sz w:val="21"/>
          <w:szCs w:val="21"/>
          <w:lang w:val="en-US" w:eastAsia="zh-CN" w:bidi="ar"/>
        </w:rPr>
        <w:t>1、【界面说明】：</w:t>
      </w:r>
    </w:p>
    <w:p>
      <w:pPr>
        <w:pStyle w:val="26"/>
        <w:keepNext w:val="0"/>
        <w:keepLines w:val="0"/>
        <w:widowControl/>
        <w:suppressLineNumbers w:val="0"/>
        <w:spacing w:before="0" w:beforeAutospacing="1" w:after="156" w:afterAutospacing="0"/>
        <w:ind w:left="0" w:right="0" w:firstLine="0"/>
        <w:jc w:val="left"/>
        <w:rPr>
          <w:rFonts w:hint="default" w:cs="宋体"/>
          <w:i w:val="0"/>
          <w:iCs w:val="0"/>
          <w:caps w:val="0"/>
          <w:color w:val="000000"/>
          <w:spacing w:val="0"/>
          <w:kern w:val="2"/>
          <w:sz w:val="21"/>
          <w:szCs w:val="21"/>
          <w:lang w:eastAsia="zh-CN" w:bidi="ar"/>
        </w:rPr>
      </w:pPr>
      <w:r>
        <w:rPr>
          <w:rFonts w:hint="default" w:cs="宋体"/>
          <w:i w:val="0"/>
          <w:iCs w:val="0"/>
          <w:caps w:val="0"/>
          <w:color w:val="000000"/>
          <w:spacing w:val="0"/>
          <w:kern w:val="2"/>
          <w:sz w:val="21"/>
          <w:szCs w:val="21"/>
          <w:lang w:eastAsia="zh-CN" w:bidi="ar"/>
        </w:rPr>
        <w:drawing>
          <wp:inline distT="0" distB="0" distL="114300" distR="114300">
            <wp:extent cx="5265420" cy="2947670"/>
            <wp:effectExtent l="0" t="0" r="11430" b="508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0"/>
                    <a:stretch>
                      <a:fillRect/>
                    </a:stretch>
                  </pic:blipFill>
                  <pic:spPr>
                    <a:xfrm>
                      <a:off x="0" y="0"/>
                      <a:ext cx="5265420" cy="2947670"/>
                    </a:xfrm>
                    <a:prstGeom prst="rect">
                      <a:avLst/>
                    </a:prstGeom>
                  </pic:spPr>
                </pic:pic>
              </a:graphicData>
            </a:graphic>
          </wp:inline>
        </w:drawing>
      </w:r>
    </w:p>
    <w:p>
      <w:pPr>
        <w:pStyle w:val="26"/>
        <w:keepNext w:val="0"/>
        <w:keepLines w:val="0"/>
        <w:widowControl/>
        <w:numPr>
          <w:ilvl w:val="0"/>
          <w:numId w:val="5"/>
        </w:numPr>
        <w:suppressLineNumbers w:val="0"/>
        <w:spacing w:before="0" w:beforeAutospacing="1" w:after="156" w:afterAutospacing="0"/>
        <w:ind w:left="0" w:right="0" w:firstLine="0"/>
        <w:jc w:val="left"/>
        <w:rPr>
          <w:rFonts w:hint="default" w:cs="宋体"/>
          <w:i w:val="0"/>
          <w:iCs w:val="0"/>
          <w:caps w:val="0"/>
          <w:color w:val="000000"/>
          <w:spacing w:val="0"/>
          <w:kern w:val="2"/>
          <w:sz w:val="21"/>
          <w:szCs w:val="21"/>
          <w:lang w:val="en-US" w:eastAsia="zh-CN" w:bidi="ar"/>
        </w:rPr>
      </w:pPr>
      <w:r>
        <w:rPr>
          <w:rFonts w:hint="eastAsia" w:cs="宋体"/>
          <w:i w:val="0"/>
          <w:iCs w:val="0"/>
          <w:caps w:val="0"/>
          <w:color w:val="000000"/>
          <w:spacing w:val="0"/>
          <w:kern w:val="2"/>
          <w:sz w:val="21"/>
          <w:szCs w:val="21"/>
          <w:lang w:val="en-US" w:eastAsia="zh-CN" w:bidi="ar"/>
        </w:rPr>
        <w:t>功能位置：【财务会计】-【总账】-【凭证管理】-【制单】，原有功能位置不变；</w:t>
      </w:r>
    </w:p>
    <w:p>
      <w:pPr>
        <w:pStyle w:val="26"/>
        <w:keepNext w:val="0"/>
        <w:keepLines w:val="0"/>
        <w:widowControl/>
        <w:suppressLineNumbers w:val="0"/>
        <w:spacing w:before="0" w:beforeAutospacing="1" w:after="156" w:afterAutospacing="0"/>
        <w:ind w:left="0" w:right="0" w:firstLine="0"/>
        <w:jc w:val="left"/>
        <w:rPr>
          <w:rFonts w:hint="default" w:cs="宋体"/>
          <w:i w:val="0"/>
          <w:iCs w:val="0"/>
          <w:caps w:val="0"/>
          <w:color w:val="000000"/>
          <w:spacing w:val="0"/>
          <w:kern w:val="2"/>
          <w:sz w:val="21"/>
          <w:szCs w:val="21"/>
          <w:lang w:val="en-US" w:eastAsia="zh-CN" w:bidi="ar"/>
        </w:rPr>
      </w:pPr>
      <w:r>
        <w:rPr>
          <w:rFonts w:hint="eastAsia" w:cs="宋体"/>
          <w:i w:val="0"/>
          <w:iCs w:val="0"/>
          <w:caps w:val="0"/>
          <w:color w:val="000000"/>
          <w:spacing w:val="0"/>
          <w:kern w:val="2"/>
          <w:sz w:val="21"/>
          <w:szCs w:val="21"/>
          <w:lang w:val="en-US" w:eastAsia="zh-CN" w:bidi="ar"/>
        </w:rPr>
        <w:t>（2）按钮说明：制单卡片界面，新增功能节点【附件】【发票上传】【</w:t>
      </w:r>
      <w:r>
        <w:rPr>
          <w:rFonts w:hint="eastAsia" w:cs="宋体"/>
          <w:i w:val="0"/>
          <w:iCs w:val="0"/>
          <w:caps w:val="0"/>
          <w:color w:val="000000"/>
          <w:spacing w:val="0"/>
          <w:kern w:val="2"/>
          <w:sz w:val="21"/>
          <w:szCs w:val="21"/>
          <w:lang w:val="en-US" w:eastAsia="zh" w:bidi="ar"/>
          <w:woUserID w:val="1"/>
        </w:rPr>
        <w:t>打包</w:t>
      </w:r>
      <w:r>
        <w:rPr>
          <w:rFonts w:hint="eastAsia" w:cs="宋体"/>
          <w:i w:val="0"/>
          <w:iCs w:val="0"/>
          <w:caps w:val="0"/>
          <w:color w:val="000000"/>
          <w:spacing w:val="0"/>
          <w:kern w:val="2"/>
          <w:sz w:val="21"/>
          <w:szCs w:val="21"/>
          <w:lang w:val="en-US" w:eastAsia="zh-CN" w:bidi="ar"/>
        </w:rPr>
        <w:t>下载】</w:t>
      </w:r>
    </w:p>
    <w:p>
      <w:pPr>
        <w:pStyle w:val="26"/>
        <w:keepNext w:val="0"/>
        <w:keepLines w:val="0"/>
        <w:widowControl/>
        <w:suppressLineNumbers w:val="0"/>
        <w:spacing w:before="0" w:beforeAutospacing="1" w:after="156" w:afterAutospacing="0"/>
        <w:ind w:left="0" w:right="0" w:firstLine="0"/>
        <w:jc w:val="left"/>
        <w:rPr>
          <w:rFonts w:hint="eastAsia" w:cs="宋体"/>
          <w:i w:val="0"/>
          <w:iCs w:val="0"/>
          <w:caps w:val="0"/>
          <w:color w:val="000000"/>
          <w:spacing w:val="0"/>
          <w:kern w:val="2"/>
          <w:sz w:val="21"/>
          <w:szCs w:val="21"/>
          <w:lang w:val="en-US" w:eastAsia="zh-CN" w:bidi="ar"/>
        </w:rPr>
      </w:pPr>
      <w:r>
        <w:rPr>
          <w:rFonts w:hint="eastAsia" w:cs="宋体"/>
          <w:i w:val="0"/>
          <w:iCs w:val="0"/>
          <w:caps w:val="0"/>
          <w:color w:val="000000"/>
          <w:spacing w:val="0"/>
          <w:kern w:val="2"/>
          <w:sz w:val="21"/>
          <w:szCs w:val="21"/>
          <w:lang w:val="en-US" w:eastAsia="zh-CN" w:bidi="ar"/>
        </w:rPr>
        <w:t>（2）业务逻辑控制：</w:t>
      </w:r>
    </w:p>
    <w:p>
      <w:pPr>
        <w:pStyle w:val="26"/>
        <w:keepNext w:val="0"/>
        <w:keepLines w:val="0"/>
        <w:widowControl/>
        <w:suppressLineNumbers w:val="0"/>
        <w:spacing w:before="0" w:beforeAutospacing="1" w:after="156" w:afterAutospacing="0"/>
        <w:ind w:left="0" w:right="0" w:firstLine="0"/>
        <w:jc w:val="left"/>
        <w:rPr>
          <w:rFonts w:hint="eastAsia" w:cs="宋体"/>
          <w:i w:val="0"/>
          <w:iCs w:val="0"/>
          <w:caps w:val="0"/>
          <w:color w:val="000000"/>
          <w:spacing w:val="0"/>
          <w:kern w:val="2"/>
          <w:sz w:val="21"/>
          <w:szCs w:val="21"/>
          <w:lang w:val="en-US" w:eastAsia="zh-CN" w:bidi="ar"/>
        </w:rPr>
      </w:pPr>
      <w:r>
        <w:rPr>
          <w:rFonts w:hint="eastAsia" w:cs="宋体"/>
          <w:i w:val="0"/>
          <w:iCs w:val="0"/>
          <w:caps w:val="0"/>
          <w:color w:val="000000"/>
          <w:spacing w:val="0"/>
          <w:kern w:val="2"/>
          <w:sz w:val="21"/>
          <w:szCs w:val="21"/>
          <w:lang w:val="en-US" w:eastAsia="zh-CN" w:bidi="ar"/>
        </w:rPr>
        <w:t>a.附件及发票上传功能按钮的使用，不受限于凭证的状态、总账的记账和结账状态</w:t>
      </w:r>
    </w:p>
    <w:p>
      <w:pPr>
        <w:pStyle w:val="26"/>
        <w:keepNext w:val="0"/>
        <w:keepLines w:val="0"/>
        <w:widowControl/>
        <w:suppressLineNumbers w:val="0"/>
        <w:spacing w:before="0" w:beforeAutospacing="1" w:after="156" w:afterAutospacing="0"/>
        <w:ind w:left="0" w:right="0" w:firstLine="0"/>
        <w:jc w:val="left"/>
        <w:rPr>
          <w:rFonts w:hint="default" w:cs="宋体"/>
          <w:i w:val="0"/>
          <w:iCs w:val="0"/>
          <w:caps w:val="0"/>
          <w:color w:val="000000"/>
          <w:spacing w:val="0"/>
          <w:kern w:val="2"/>
          <w:sz w:val="21"/>
          <w:szCs w:val="21"/>
          <w:lang w:val="en-US" w:eastAsia="zh-CN" w:bidi="ar"/>
        </w:rPr>
      </w:pPr>
      <w:r>
        <w:rPr>
          <w:rFonts w:hint="eastAsia" w:cs="宋体"/>
          <w:i w:val="0"/>
          <w:iCs w:val="0"/>
          <w:caps w:val="0"/>
          <w:color w:val="000000"/>
          <w:spacing w:val="0"/>
          <w:kern w:val="2"/>
          <w:sz w:val="21"/>
          <w:szCs w:val="21"/>
          <w:lang w:val="en-US" w:eastAsia="zh-CN" w:bidi="ar"/>
        </w:rPr>
        <w:t>b.凭证下，附件、发票的删除及上传功能，仅限制单人操作；</w:t>
      </w:r>
    </w:p>
    <w:p>
      <w:pPr>
        <w:pStyle w:val="26"/>
        <w:keepNext w:val="0"/>
        <w:keepLines w:val="0"/>
        <w:widowControl/>
        <w:suppressLineNumbers w:val="0"/>
        <w:spacing w:before="0" w:beforeAutospacing="1" w:after="156" w:afterAutospacing="0"/>
        <w:ind w:left="0" w:right="0" w:firstLine="0"/>
        <w:jc w:val="left"/>
        <w:rPr>
          <w:rFonts w:hint="eastAsia" w:cs="宋体"/>
          <w:i w:val="0"/>
          <w:iCs w:val="0"/>
          <w:caps w:val="0"/>
          <w:color w:val="000000"/>
          <w:spacing w:val="0"/>
          <w:kern w:val="2"/>
          <w:sz w:val="21"/>
          <w:szCs w:val="21"/>
          <w:highlight w:val="yellow"/>
          <w:lang w:val="en-US" w:eastAsia="zh-CN" w:bidi="ar"/>
        </w:rPr>
      </w:pPr>
      <w:r>
        <w:rPr>
          <w:rFonts w:hint="eastAsia" w:cs="宋体"/>
          <w:b/>
          <w:bCs/>
          <w:i w:val="0"/>
          <w:iCs w:val="0"/>
          <w:caps w:val="0"/>
          <w:color w:val="000000"/>
          <w:spacing w:val="0"/>
          <w:kern w:val="2"/>
          <w:sz w:val="21"/>
          <w:szCs w:val="21"/>
          <w:lang w:val="en-US" w:eastAsia="zh-CN" w:bidi="ar"/>
        </w:rPr>
        <w:t>2、【操作说明】：点击制单卡片界面【附件】功能，弹出上传附件界面；</w:t>
      </w:r>
    </w:p>
    <w:p>
      <w:pPr>
        <w:pStyle w:val="26"/>
        <w:keepNext w:val="0"/>
        <w:keepLines w:val="0"/>
        <w:widowControl/>
        <w:numPr>
          <w:ilvl w:val="0"/>
          <w:numId w:val="0"/>
        </w:numPr>
        <w:suppressLineNumbers w:val="0"/>
        <w:spacing w:before="0" w:beforeAutospacing="1" w:after="156" w:afterAutospacing="0"/>
        <w:ind w:right="0" w:rightChars="0"/>
        <w:jc w:val="left"/>
        <w:rPr>
          <w:rFonts w:hint="default" w:eastAsia="宋体" w:cs="宋体"/>
          <w:i w:val="0"/>
          <w:iCs w:val="0"/>
          <w:caps w:val="0"/>
          <w:color w:val="000000"/>
          <w:spacing w:val="0"/>
          <w:kern w:val="2"/>
          <w:sz w:val="21"/>
          <w:szCs w:val="21"/>
          <w:highlight w:val="none"/>
          <w:lang w:eastAsia="zh" w:bidi="ar"/>
        </w:rPr>
      </w:pPr>
      <w:r>
        <w:rPr>
          <w:rFonts w:hint="default" w:eastAsia="宋体" w:cs="宋体"/>
          <w:i w:val="0"/>
          <w:iCs w:val="0"/>
          <w:caps w:val="0"/>
          <w:color w:val="000000"/>
          <w:spacing w:val="0"/>
          <w:kern w:val="2"/>
          <w:sz w:val="21"/>
          <w:szCs w:val="21"/>
          <w:highlight w:val="none"/>
          <w:lang w:eastAsia="zh" w:bidi="ar"/>
        </w:rPr>
        <w:drawing>
          <wp:inline distT="0" distB="0" distL="114300" distR="114300">
            <wp:extent cx="5268595" cy="2894965"/>
            <wp:effectExtent l="0" t="0" r="8255" b="63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1"/>
                    <a:stretch>
                      <a:fillRect/>
                    </a:stretch>
                  </pic:blipFill>
                  <pic:spPr>
                    <a:xfrm>
                      <a:off x="0" y="0"/>
                      <a:ext cx="5268595" cy="2894965"/>
                    </a:xfrm>
                    <a:prstGeom prst="rect">
                      <a:avLst/>
                    </a:prstGeom>
                  </pic:spPr>
                </pic:pic>
              </a:graphicData>
            </a:graphic>
          </wp:inline>
        </w:drawing>
      </w:r>
    </w:p>
    <w:p>
      <w:pPr>
        <w:pStyle w:val="26"/>
        <w:keepNext w:val="0"/>
        <w:keepLines w:val="0"/>
        <w:widowControl/>
        <w:numPr>
          <w:ilvl w:val="0"/>
          <w:numId w:val="6"/>
        </w:numPr>
        <w:suppressLineNumbers w:val="0"/>
        <w:spacing w:before="0" w:beforeAutospacing="1" w:after="156" w:afterAutospacing="0"/>
        <w:ind w:right="0" w:rightChars="0"/>
        <w:jc w:val="left"/>
        <w:rPr>
          <w:rFonts w:hint="eastAsia" w:cs="宋体"/>
          <w:i w:val="0"/>
          <w:iCs w:val="0"/>
          <w:caps w:val="0"/>
          <w:color w:val="000000"/>
          <w:spacing w:val="0"/>
          <w:kern w:val="2"/>
          <w:sz w:val="21"/>
          <w:szCs w:val="21"/>
          <w:highlight w:val="none"/>
          <w:lang w:val="en-US" w:eastAsia="zh-CN" w:bidi="ar"/>
        </w:rPr>
      </w:pPr>
      <w:r>
        <w:rPr>
          <w:rFonts w:hint="eastAsia" w:cs="宋体"/>
          <w:i w:val="0"/>
          <w:iCs w:val="0"/>
          <w:caps w:val="0"/>
          <w:color w:val="000000"/>
          <w:spacing w:val="0"/>
          <w:kern w:val="2"/>
          <w:sz w:val="21"/>
          <w:szCs w:val="21"/>
          <w:lang w:val="en-US" w:eastAsia="zh-CN" w:bidi="ar"/>
        </w:rPr>
        <w:t>按钮说明：上传附件界面按钮</w:t>
      </w:r>
      <w:r>
        <w:rPr>
          <w:rFonts w:hint="eastAsia" w:cs="宋体"/>
          <w:i w:val="0"/>
          <w:iCs w:val="0"/>
          <w:caps w:val="0"/>
          <w:color w:val="000000"/>
          <w:spacing w:val="0"/>
          <w:kern w:val="2"/>
          <w:sz w:val="21"/>
          <w:szCs w:val="21"/>
          <w:highlight w:val="none"/>
          <w:lang w:val="en-US" w:eastAsia="zh-CN" w:bidi="ar"/>
        </w:rPr>
        <w:t>【本地上传】【下载】【删除】</w:t>
      </w:r>
    </w:p>
    <w:p>
      <w:pPr>
        <w:pStyle w:val="26"/>
        <w:keepNext w:val="0"/>
        <w:keepLines w:val="0"/>
        <w:widowControl/>
        <w:numPr>
          <w:ilvl w:val="0"/>
          <w:numId w:val="6"/>
        </w:numPr>
        <w:suppressLineNumbers w:val="0"/>
        <w:spacing w:before="0" w:beforeAutospacing="1" w:after="156" w:afterAutospacing="0"/>
        <w:ind w:right="0" w:rightChars="0"/>
        <w:jc w:val="left"/>
        <w:rPr>
          <w:rFonts w:hint="default" w:cs="宋体"/>
          <w:i w:val="0"/>
          <w:iCs w:val="0"/>
          <w:caps w:val="0"/>
          <w:color w:val="000000"/>
          <w:spacing w:val="0"/>
          <w:kern w:val="2"/>
          <w:sz w:val="21"/>
          <w:szCs w:val="21"/>
          <w:highlight w:val="none"/>
          <w:lang w:val="en-US" w:eastAsia="zh-CN" w:bidi="ar"/>
        </w:rPr>
      </w:pPr>
      <w:r>
        <w:rPr>
          <w:rFonts w:hint="eastAsia" w:cs="宋体"/>
          <w:i w:val="0"/>
          <w:iCs w:val="0"/>
          <w:caps w:val="0"/>
          <w:color w:val="000000"/>
          <w:spacing w:val="0"/>
          <w:kern w:val="2"/>
          <w:sz w:val="21"/>
          <w:szCs w:val="21"/>
          <w:highlight w:val="none"/>
          <w:lang w:val="en-US" w:eastAsia="zh-CN" w:bidi="ar"/>
        </w:rPr>
        <w:t>业务逻辑控制：</w:t>
      </w:r>
    </w:p>
    <w:p>
      <w:pPr>
        <w:pStyle w:val="26"/>
        <w:keepNext w:val="0"/>
        <w:keepLines w:val="0"/>
        <w:widowControl/>
        <w:numPr>
          <w:ilvl w:val="0"/>
          <w:numId w:val="7"/>
        </w:numPr>
        <w:suppressLineNumbers w:val="0"/>
        <w:spacing w:before="0" w:beforeAutospacing="1" w:after="156" w:afterAutospacing="0"/>
        <w:ind w:leftChars="0" w:right="0" w:rightChars="0"/>
        <w:jc w:val="left"/>
        <w:rPr>
          <w:rFonts w:hint="eastAsia" w:cs="宋体"/>
          <w:i w:val="0"/>
          <w:iCs w:val="0"/>
          <w:caps w:val="0"/>
          <w:color w:val="000000"/>
          <w:spacing w:val="0"/>
          <w:kern w:val="2"/>
          <w:sz w:val="21"/>
          <w:szCs w:val="21"/>
          <w:highlight w:val="none"/>
          <w:lang w:val="en-US" w:eastAsia="zh-CN" w:bidi="ar"/>
        </w:rPr>
      </w:pPr>
      <w:r>
        <w:rPr>
          <w:rFonts w:hint="eastAsia" w:cs="宋体"/>
          <w:i w:val="0"/>
          <w:iCs w:val="0"/>
          <w:caps w:val="0"/>
          <w:color w:val="000000"/>
          <w:spacing w:val="0"/>
          <w:kern w:val="2"/>
          <w:sz w:val="21"/>
          <w:szCs w:val="21"/>
          <w:highlight w:val="none"/>
          <w:lang w:val="en-US" w:eastAsia="zh-CN" w:bidi="ar"/>
        </w:rPr>
        <w:t>附件界面默认文件类型为：“附件”，并显示附件数量；文件类型分类：一级：</w:t>
      </w:r>
      <w:del w:id="780" w:author="刘西西" w:date="2024-05-13T15:50:14Z">
        <w:r>
          <w:rPr>
            <w:rFonts w:hint="eastAsia" w:cs="宋体"/>
            <w:i w:val="0"/>
            <w:iCs w:val="0"/>
            <w:caps w:val="0"/>
            <w:color w:val="000000"/>
            <w:spacing w:val="0"/>
            <w:kern w:val="2"/>
            <w:sz w:val="21"/>
            <w:szCs w:val="21"/>
            <w:highlight w:val="none"/>
            <w:lang w:val="en-US" w:eastAsia="zh-CN" w:bidi="ar"/>
          </w:rPr>
          <w:delText>全部文件；二级：：发票、</w:delText>
        </w:r>
      </w:del>
      <w:r>
        <w:rPr>
          <w:rFonts w:hint="eastAsia" w:cs="宋体"/>
          <w:i w:val="0"/>
          <w:iCs w:val="0"/>
          <w:caps w:val="0"/>
          <w:color w:val="000000"/>
          <w:spacing w:val="0"/>
          <w:kern w:val="2"/>
          <w:sz w:val="21"/>
          <w:szCs w:val="21"/>
          <w:highlight w:val="none"/>
          <w:lang w:val="en-US" w:eastAsia="zh-CN" w:bidi="ar"/>
        </w:rPr>
        <w:t>附件；</w:t>
      </w:r>
    </w:p>
    <w:p>
      <w:pPr>
        <w:pStyle w:val="26"/>
        <w:keepNext w:val="0"/>
        <w:keepLines w:val="0"/>
        <w:widowControl/>
        <w:numPr>
          <w:ilvl w:val="0"/>
          <w:numId w:val="7"/>
        </w:numPr>
        <w:suppressLineNumbers w:val="0"/>
        <w:spacing w:before="0" w:beforeAutospacing="1" w:after="156" w:afterAutospacing="0"/>
        <w:ind w:leftChars="0" w:right="0" w:rightChars="0"/>
        <w:jc w:val="left"/>
        <w:rPr>
          <w:rFonts w:hint="default" w:cs="宋体"/>
          <w:i w:val="0"/>
          <w:iCs w:val="0"/>
          <w:caps w:val="0"/>
          <w:color w:val="000000"/>
          <w:spacing w:val="0"/>
          <w:kern w:val="2"/>
          <w:sz w:val="21"/>
          <w:szCs w:val="21"/>
          <w:highlight w:val="none"/>
          <w:lang w:val="en-US" w:eastAsia="zh-CN" w:bidi="ar"/>
        </w:rPr>
      </w:pPr>
      <w:r>
        <w:rPr>
          <w:rFonts w:hint="eastAsia" w:cs="宋体"/>
          <w:i w:val="0"/>
          <w:iCs w:val="0"/>
          <w:caps w:val="0"/>
          <w:color w:val="000000"/>
          <w:spacing w:val="0"/>
          <w:kern w:val="2"/>
          <w:sz w:val="21"/>
          <w:szCs w:val="21"/>
          <w:highlight w:val="none"/>
          <w:lang w:val="en-US" w:eastAsia="zh-CN" w:bidi="ar"/>
        </w:rPr>
        <w:t>界面选择其他目录，右侧显示对应目录下的附件信息；</w:t>
      </w:r>
    </w:p>
    <w:p>
      <w:pPr>
        <w:pStyle w:val="26"/>
        <w:keepNext w:val="0"/>
        <w:keepLines w:val="0"/>
        <w:widowControl/>
        <w:numPr>
          <w:ilvl w:val="0"/>
          <w:numId w:val="7"/>
        </w:numPr>
        <w:suppressLineNumbers w:val="0"/>
        <w:spacing w:before="0" w:beforeAutospacing="1" w:after="156" w:afterAutospacing="0"/>
        <w:ind w:leftChars="0" w:right="0" w:rightChars="0"/>
        <w:jc w:val="left"/>
        <w:rPr>
          <w:rFonts w:hint="default" w:cs="宋体"/>
          <w:i w:val="0"/>
          <w:iCs w:val="0"/>
          <w:caps w:val="0"/>
          <w:color w:val="000000"/>
          <w:spacing w:val="0"/>
          <w:kern w:val="2"/>
          <w:sz w:val="21"/>
          <w:szCs w:val="21"/>
          <w:highlight w:val="none"/>
          <w:lang w:val="en-US" w:eastAsia="zh-CN" w:bidi="ar"/>
        </w:rPr>
      </w:pPr>
      <w:r>
        <w:rPr>
          <w:rFonts w:hint="eastAsia" w:cs="宋体"/>
          <w:i w:val="0"/>
          <w:iCs w:val="0"/>
          <w:caps w:val="0"/>
          <w:color w:val="000000"/>
          <w:spacing w:val="0"/>
          <w:kern w:val="2"/>
          <w:sz w:val="21"/>
          <w:szCs w:val="21"/>
          <w:highlight w:val="none"/>
          <w:lang w:val="en-US" w:eastAsia="zh-CN" w:bidi="ar"/>
        </w:rPr>
        <w:t>点击【删除】按钮，系统提示‘请先选择需要删除的附件’，界面提供对附件信息进行单独勾选和多文件勾选的操作处理；</w:t>
      </w:r>
    </w:p>
    <w:p>
      <w:pPr>
        <w:pStyle w:val="26"/>
        <w:keepNext w:val="0"/>
        <w:keepLines w:val="0"/>
        <w:widowControl/>
        <w:numPr>
          <w:ilvl w:val="0"/>
          <w:numId w:val="7"/>
        </w:numPr>
        <w:suppressLineNumbers w:val="0"/>
        <w:spacing w:before="0" w:beforeAutospacing="1" w:after="156" w:afterAutospacing="0"/>
        <w:ind w:leftChars="0" w:right="0" w:rightChars="0"/>
        <w:jc w:val="left"/>
        <w:rPr>
          <w:rFonts w:hint="default" w:cs="宋体"/>
          <w:i w:val="0"/>
          <w:iCs w:val="0"/>
          <w:caps w:val="0"/>
          <w:color w:val="000000"/>
          <w:spacing w:val="0"/>
          <w:kern w:val="2"/>
          <w:sz w:val="21"/>
          <w:szCs w:val="21"/>
          <w:highlight w:val="none"/>
          <w:lang w:val="en-US" w:eastAsia="zh-CN" w:bidi="ar"/>
        </w:rPr>
      </w:pPr>
      <w:r>
        <w:rPr>
          <w:rFonts w:hint="eastAsia" w:cs="宋体"/>
          <w:i w:val="0"/>
          <w:iCs w:val="0"/>
          <w:caps w:val="0"/>
          <w:color w:val="000000"/>
          <w:spacing w:val="0"/>
          <w:kern w:val="2"/>
          <w:sz w:val="21"/>
          <w:szCs w:val="21"/>
          <w:highlight w:val="none"/>
          <w:lang w:val="en-US" w:eastAsia="zh-CN" w:bidi="ar"/>
        </w:rPr>
        <w:t>【下载】按钮，系统提示‘请先选择需要下载的附件’，界面提供对附件信息进行单独勾选和多文件勾选的操作处理；</w:t>
      </w:r>
    </w:p>
    <w:p>
      <w:pPr>
        <w:pStyle w:val="26"/>
        <w:keepNext w:val="0"/>
        <w:keepLines w:val="0"/>
        <w:widowControl/>
        <w:suppressLineNumbers w:val="0"/>
        <w:spacing w:before="0" w:beforeAutospacing="1" w:after="156" w:afterAutospacing="0"/>
        <w:ind w:left="420" w:right="0" w:firstLine="0"/>
        <w:jc w:val="left"/>
        <w:rPr>
          <w:rFonts w:hint="eastAsia" w:ascii="Wingdings" w:hAnsi="Wingdings" w:cs="Arial"/>
          <w:b/>
          <w:bCs w:val="0"/>
          <w:kern w:val="0"/>
          <w:sz w:val="21"/>
          <w:szCs w:val="21"/>
          <w:lang w:val="en-US" w:eastAsia="zh-CN" w:bidi="ar"/>
        </w:rPr>
      </w:pPr>
      <w:r>
        <w:rPr>
          <w:rFonts w:hint="default" w:ascii="Wingdings" w:hAnsi="Wingdings" w:eastAsia="宋体" w:cs="Arial"/>
          <w:b/>
          <w:bCs w:val="0"/>
          <w:kern w:val="0"/>
          <w:sz w:val="21"/>
          <w:szCs w:val="21"/>
          <w:lang w:val="en-US" w:eastAsia="zh-CN" w:bidi="ar"/>
        </w:rPr>
        <w:t xml:space="preserve">Ø </w:t>
      </w:r>
      <w:r>
        <w:rPr>
          <w:rFonts w:hint="eastAsia" w:ascii="Wingdings" w:hAnsi="Wingdings" w:cs="Arial"/>
          <w:b/>
          <w:bCs w:val="0"/>
          <w:kern w:val="0"/>
          <w:sz w:val="21"/>
          <w:szCs w:val="21"/>
          <w:lang w:val="en-US" w:eastAsia="zh-CN" w:bidi="ar"/>
        </w:rPr>
        <w:t>附件界面列表字段</w:t>
      </w:r>
    </w:p>
    <w:tbl>
      <w:tblPr>
        <w:tblStyle w:val="29"/>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18"/>
        <w:gridCol w:w="1423"/>
        <w:gridCol w:w="1119"/>
        <w:gridCol w:w="1119"/>
        <w:gridCol w:w="1119"/>
        <w:gridCol w:w="1120"/>
        <w:gridCol w:w="150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656" w:type="pct"/>
            <w:tcBorders>
              <w:top w:val="single" w:color="000000" w:sz="8" w:space="0"/>
              <w:left w:val="single" w:color="000000" w:sz="8" w:space="0"/>
              <w:bottom w:val="single" w:color="000000" w:sz="8" w:space="0"/>
              <w:right w:val="single" w:color="000000" w:sz="8" w:space="0"/>
            </w:tcBorders>
            <w:shd w:val="clear" w:color="auto" w:fill="DEEAF6"/>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18"/>
                <w:szCs w:val="18"/>
                <w:u w:val="none"/>
                <w:woUserID w:val="2"/>
              </w:rPr>
            </w:pPr>
            <w:r>
              <w:rPr>
                <w:rFonts w:hint="eastAsia" w:ascii="宋体" w:hAnsi="宋体" w:eastAsia="宋体" w:cs="宋体"/>
                <w:b/>
                <w:bCs/>
                <w:i w:val="0"/>
                <w:iCs w:val="0"/>
                <w:color w:val="000000"/>
                <w:kern w:val="0"/>
                <w:sz w:val="18"/>
                <w:szCs w:val="18"/>
                <w:u w:val="none"/>
                <w:lang w:val="en-US" w:eastAsia="zh-CN" w:bidi="ar"/>
                <w:woUserID w:val="2"/>
              </w:rPr>
              <w:t>字段名称</w:t>
            </w:r>
          </w:p>
        </w:tc>
        <w:tc>
          <w:tcPr>
            <w:tcW w:w="835" w:type="pct"/>
            <w:tcBorders>
              <w:top w:val="single" w:color="000000" w:sz="8" w:space="0"/>
              <w:left w:val="nil"/>
              <w:bottom w:val="single" w:color="000000" w:sz="8" w:space="0"/>
              <w:right w:val="single" w:color="000000" w:sz="8" w:space="0"/>
            </w:tcBorders>
            <w:shd w:val="clear" w:color="auto" w:fill="DEEAF6"/>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18"/>
                <w:szCs w:val="18"/>
                <w:u w:val="none"/>
                <w:woUserID w:val="2"/>
              </w:rPr>
            </w:pPr>
            <w:r>
              <w:rPr>
                <w:rFonts w:hint="eastAsia" w:ascii="宋体" w:hAnsi="宋体" w:eastAsia="宋体" w:cs="宋体"/>
                <w:b/>
                <w:bCs/>
                <w:i w:val="0"/>
                <w:iCs w:val="0"/>
                <w:color w:val="000000"/>
                <w:kern w:val="0"/>
                <w:sz w:val="18"/>
                <w:szCs w:val="18"/>
                <w:u w:val="none"/>
                <w:lang w:val="en-US" w:eastAsia="zh-CN" w:bidi="ar"/>
                <w:woUserID w:val="2"/>
              </w:rPr>
              <w:t>中文名称</w:t>
            </w:r>
          </w:p>
        </w:tc>
        <w:tc>
          <w:tcPr>
            <w:tcW w:w="656" w:type="pct"/>
            <w:tcBorders>
              <w:top w:val="single" w:color="000000" w:sz="8" w:space="0"/>
              <w:left w:val="nil"/>
              <w:bottom w:val="single" w:color="000000" w:sz="8" w:space="0"/>
              <w:right w:val="single" w:color="000000" w:sz="8" w:space="0"/>
            </w:tcBorders>
            <w:shd w:val="clear" w:color="auto" w:fill="DEEAF6"/>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18"/>
                <w:szCs w:val="18"/>
                <w:u w:val="none"/>
                <w:woUserID w:val="2"/>
              </w:rPr>
            </w:pPr>
            <w:r>
              <w:rPr>
                <w:rFonts w:hint="eastAsia" w:ascii="宋体" w:hAnsi="宋体" w:eastAsia="宋体" w:cs="宋体"/>
                <w:b/>
                <w:bCs/>
                <w:i w:val="0"/>
                <w:iCs w:val="0"/>
                <w:color w:val="000000"/>
                <w:kern w:val="0"/>
                <w:sz w:val="18"/>
                <w:szCs w:val="18"/>
                <w:u w:val="none"/>
                <w:lang w:val="en-US" w:eastAsia="zh-CN" w:bidi="ar"/>
                <w:woUserID w:val="2"/>
              </w:rPr>
              <w:t>数据类型</w:t>
            </w:r>
          </w:p>
        </w:tc>
        <w:tc>
          <w:tcPr>
            <w:tcW w:w="656" w:type="pct"/>
            <w:tcBorders>
              <w:top w:val="single" w:color="000000" w:sz="8" w:space="0"/>
              <w:left w:val="nil"/>
              <w:bottom w:val="single" w:color="000000" w:sz="8" w:space="0"/>
              <w:right w:val="single" w:color="000000" w:sz="8" w:space="0"/>
            </w:tcBorders>
            <w:shd w:val="clear" w:color="auto" w:fill="DEEAF6"/>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18"/>
                <w:szCs w:val="18"/>
                <w:u w:val="none"/>
                <w:woUserID w:val="2"/>
              </w:rPr>
            </w:pPr>
            <w:r>
              <w:rPr>
                <w:rFonts w:hint="eastAsia" w:ascii="宋体" w:hAnsi="宋体" w:eastAsia="宋体" w:cs="宋体"/>
                <w:b/>
                <w:bCs/>
                <w:i w:val="0"/>
                <w:iCs w:val="0"/>
                <w:color w:val="000000"/>
                <w:kern w:val="0"/>
                <w:sz w:val="18"/>
                <w:szCs w:val="18"/>
                <w:u w:val="none"/>
                <w:lang w:val="en-US" w:eastAsia="zh-CN" w:bidi="ar"/>
                <w:woUserID w:val="2"/>
              </w:rPr>
              <w:t>长度</w:t>
            </w:r>
          </w:p>
        </w:tc>
        <w:tc>
          <w:tcPr>
            <w:tcW w:w="656" w:type="pct"/>
            <w:tcBorders>
              <w:top w:val="single" w:color="000000" w:sz="8" w:space="0"/>
              <w:left w:val="nil"/>
              <w:bottom w:val="single" w:color="000000" w:sz="8" w:space="0"/>
              <w:right w:val="single" w:color="000000" w:sz="8" w:space="0"/>
            </w:tcBorders>
            <w:shd w:val="clear" w:color="auto" w:fill="DEEAF6"/>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18"/>
                <w:szCs w:val="18"/>
                <w:u w:val="none"/>
                <w:woUserID w:val="2"/>
              </w:rPr>
            </w:pPr>
            <w:r>
              <w:rPr>
                <w:rFonts w:hint="eastAsia" w:ascii="宋体" w:hAnsi="宋体" w:eastAsia="宋体" w:cs="宋体"/>
                <w:b/>
                <w:bCs/>
                <w:i w:val="0"/>
                <w:iCs w:val="0"/>
                <w:color w:val="000000"/>
                <w:kern w:val="0"/>
                <w:sz w:val="18"/>
                <w:szCs w:val="18"/>
                <w:u w:val="none"/>
                <w:lang w:val="en-US" w:eastAsia="zh-CN" w:bidi="ar"/>
                <w:woUserID w:val="2"/>
              </w:rPr>
              <w:t>必输项</w:t>
            </w:r>
          </w:p>
        </w:tc>
        <w:tc>
          <w:tcPr>
            <w:tcW w:w="657" w:type="pct"/>
            <w:tcBorders>
              <w:top w:val="single" w:color="000000" w:sz="8" w:space="0"/>
              <w:left w:val="nil"/>
              <w:bottom w:val="single" w:color="000000" w:sz="8" w:space="0"/>
              <w:right w:val="single" w:color="000000" w:sz="8" w:space="0"/>
            </w:tcBorders>
            <w:shd w:val="clear" w:color="auto" w:fill="DEEAF6"/>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18"/>
                <w:szCs w:val="18"/>
                <w:u w:val="none"/>
                <w:woUserID w:val="2"/>
              </w:rPr>
            </w:pPr>
            <w:r>
              <w:rPr>
                <w:rFonts w:hint="eastAsia" w:ascii="宋体" w:hAnsi="宋体" w:eastAsia="宋体" w:cs="宋体"/>
                <w:b/>
                <w:bCs/>
                <w:i w:val="0"/>
                <w:iCs w:val="0"/>
                <w:color w:val="000000"/>
                <w:kern w:val="0"/>
                <w:sz w:val="18"/>
                <w:szCs w:val="18"/>
                <w:u w:val="none"/>
                <w:lang w:val="en-US" w:eastAsia="zh-CN" w:bidi="ar"/>
                <w:woUserID w:val="2"/>
              </w:rPr>
              <w:t>可编辑</w:t>
            </w:r>
          </w:p>
        </w:tc>
        <w:tc>
          <w:tcPr>
            <w:tcW w:w="880" w:type="pct"/>
            <w:tcBorders>
              <w:top w:val="single" w:color="000000" w:sz="8" w:space="0"/>
              <w:left w:val="nil"/>
              <w:bottom w:val="single" w:color="000000" w:sz="8" w:space="0"/>
              <w:right w:val="single" w:color="000000" w:sz="8" w:space="0"/>
            </w:tcBorders>
            <w:shd w:val="clear" w:color="auto" w:fill="DEEAF6"/>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18"/>
                <w:szCs w:val="18"/>
                <w:u w:val="none"/>
                <w:woUserID w:val="2"/>
              </w:rPr>
            </w:pPr>
            <w:r>
              <w:rPr>
                <w:rFonts w:hint="eastAsia" w:ascii="宋体" w:hAnsi="宋体" w:eastAsia="宋体" w:cs="宋体"/>
                <w:b/>
                <w:bCs/>
                <w:i w:val="0"/>
                <w:iCs w:val="0"/>
                <w:color w:val="000000"/>
                <w:kern w:val="0"/>
                <w:sz w:val="18"/>
                <w:szCs w:val="18"/>
                <w:u w:val="none"/>
                <w:lang w:val="en-US" w:eastAsia="zh-CN" w:bidi="ar"/>
                <w:woUserID w:val="2"/>
              </w:rPr>
              <w:t>数据来源&amp;规则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65" w:hRule="atLeast"/>
        </w:trPr>
        <w:tc>
          <w:tcPr>
            <w:tcW w:w="656" w:type="pct"/>
            <w:tcBorders>
              <w:top w:val="nil"/>
              <w:left w:val="single" w:color="000000" w:sz="8" w:space="0"/>
              <w:bottom w:val="single" w:color="000000" w:sz="8" w:space="0"/>
              <w:right w:val="single" w:color="000000" w:sz="8" w:space="0"/>
            </w:tcBorders>
            <w:shd w:val="clear" w:color="auto" w:fill="auto"/>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olor w:val="000000"/>
                <w:sz w:val="18"/>
                <w:szCs w:val="18"/>
                <w:u w:val="none"/>
                <w:woUserID w:val="2"/>
              </w:rPr>
            </w:pPr>
            <w:r>
              <w:rPr>
                <w:rFonts w:hint="eastAsia" w:ascii="宋体" w:hAnsi="宋体" w:eastAsia="宋体" w:cs="宋体"/>
                <w:i w:val="0"/>
                <w:iCs w:val="0"/>
                <w:color w:val="000000"/>
                <w:kern w:val="0"/>
                <w:sz w:val="18"/>
                <w:szCs w:val="18"/>
                <w:u w:val="none"/>
                <w:lang w:val="en-US" w:eastAsia="zh-CN" w:bidi="ar"/>
                <w:woUserID w:val="2"/>
              </w:rPr>
              <w:t>wjm</w:t>
            </w:r>
          </w:p>
        </w:tc>
        <w:tc>
          <w:tcPr>
            <w:tcW w:w="835" w:type="pct"/>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olor w:val="000000"/>
                <w:sz w:val="18"/>
                <w:szCs w:val="18"/>
                <w:u w:val="none"/>
                <w:woUserID w:val="2"/>
              </w:rPr>
            </w:pPr>
            <w:r>
              <w:rPr>
                <w:rFonts w:hint="eastAsia" w:ascii="宋体" w:hAnsi="宋体" w:eastAsia="宋体" w:cs="宋体"/>
                <w:i w:val="0"/>
                <w:iCs w:val="0"/>
                <w:color w:val="000000"/>
                <w:kern w:val="0"/>
                <w:sz w:val="18"/>
                <w:szCs w:val="18"/>
                <w:u w:val="none"/>
                <w:lang w:val="en-US" w:eastAsia="zh-CN" w:bidi="ar"/>
                <w:woUserID w:val="2"/>
              </w:rPr>
              <w:t>文件名</w:t>
            </w:r>
          </w:p>
        </w:tc>
        <w:tc>
          <w:tcPr>
            <w:tcW w:w="656" w:type="pct"/>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olor w:val="000000"/>
                <w:sz w:val="18"/>
                <w:szCs w:val="18"/>
                <w:u w:val="none"/>
                <w:woUserID w:val="2"/>
              </w:rPr>
            </w:pPr>
            <w:r>
              <w:rPr>
                <w:rFonts w:hint="eastAsia" w:ascii="宋体" w:hAnsi="宋体" w:eastAsia="宋体" w:cs="宋体"/>
                <w:i w:val="0"/>
                <w:iCs w:val="0"/>
                <w:color w:val="000000"/>
                <w:kern w:val="0"/>
                <w:sz w:val="18"/>
                <w:szCs w:val="18"/>
                <w:u w:val="none"/>
                <w:lang w:val="en-US" w:eastAsia="zh-CN" w:bidi="ar"/>
                <w:woUserID w:val="2"/>
              </w:rPr>
              <w:t>字符</w:t>
            </w:r>
          </w:p>
        </w:tc>
        <w:tc>
          <w:tcPr>
            <w:tcW w:w="656" w:type="pct"/>
            <w:tcBorders>
              <w:top w:val="nil"/>
              <w:left w:val="nil"/>
              <w:bottom w:val="single" w:color="000000" w:sz="8" w:space="0"/>
              <w:right w:val="single" w:color="000000" w:sz="8" w:space="0"/>
            </w:tcBorders>
            <w:shd w:val="clear" w:color="auto" w:fill="auto"/>
            <w:vAlign w:val="top"/>
          </w:tcPr>
          <w:p>
            <w:pPr>
              <w:keepNext w:val="0"/>
              <w:keepLines w:val="0"/>
              <w:suppressLineNumbers w:val="0"/>
              <w:spacing w:before="0" w:beforeAutospacing="0" w:after="0" w:afterAutospacing="0"/>
              <w:ind w:left="0" w:right="0"/>
              <w:jc w:val="both"/>
              <w:rPr>
                <w:rFonts w:hint="eastAsia" w:ascii="宋体" w:hAnsi="宋体" w:eastAsia="宋体" w:cs="宋体"/>
                <w:i w:val="0"/>
                <w:iCs w:val="0"/>
                <w:color w:val="000000"/>
                <w:sz w:val="18"/>
                <w:szCs w:val="18"/>
                <w:u w:val="none"/>
                <w:woUserID w:val="2"/>
              </w:rPr>
            </w:pPr>
          </w:p>
        </w:tc>
        <w:tc>
          <w:tcPr>
            <w:tcW w:w="656" w:type="pct"/>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olor w:val="000000"/>
                <w:sz w:val="18"/>
                <w:szCs w:val="18"/>
                <w:u w:val="none"/>
                <w:lang w:val="en-US" w:eastAsia="zh-CN"/>
                <w:woUserID w:val="2"/>
              </w:rPr>
            </w:pPr>
            <w:r>
              <w:rPr>
                <w:rFonts w:hint="eastAsia" w:ascii="宋体" w:hAnsi="宋体" w:eastAsia="宋体" w:cs="宋体"/>
                <w:i w:val="0"/>
                <w:iCs w:val="0"/>
                <w:color w:val="000000"/>
                <w:kern w:val="0"/>
                <w:sz w:val="18"/>
                <w:szCs w:val="18"/>
                <w:u w:val="none"/>
                <w:lang w:val="en-US" w:eastAsia="zh-CN" w:bidi="ar"/>
                <w:woUserID w:val="2"/>
              </w:rPr>
              <w:t>否</w:t>
            </w:r>
          </w:p>
        </w:tc>
        <w:tc>
          <w:tcPr>
            <w:tcW w:w="657" w:type="pct"/>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olor w:val="000000"/>
                <w:sz w:val="18"/>
                <w:szCs w:val="18"/>
                <w:u w:val="none"/>
                <w:woUserID w:val="2"/>
              </w:rPr>
            </w:pPr>
            <w:r>
              <w:rPr>
                <w:rFonts w:hint="eastAsia" w:ascii="宋体" w:hAnsi="宋体" w:eastAsia="宋体" w:cs="宋体"/>
                <w:i w:val="0"/>
                <w:iCs w:val="0"/>
                <w:color w:val="000000"/>
                <w:kern w:val="0"/>
                <w:sz w:val="18"/>
                <w:szCs w:val="18"/>
                <w:u w:val="none"/>
                <w:lang w:val="en-US" w:eastAsia="zh-CN" w:bidi="ar"/>
                <w:woUserID w:val="2"/>
              </w:rPr>
              <w:t>否</w:t>
            </w:r>
          </w:p>
        </w:tc>
        <w:tc>
          <w:tcPr>
            <w:tcW w:w="880" w:type="pct"/>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olor w:val="000000"/>
                <w:sz w:val="18"/>
                <w:szCs w:val="18"/>
                <w:u w:val="none"/>
                <w:woUserID w:val="2"/>
              </w:rPr>
            </w:pPr>
            <w:r>
              <w:rPr>
                <w:rFonts w:hint="eastAsia" w:ascii="宋体" w:hAnsi="宋体" w:eastAsia="宋体" w:cs="宋体"/>
                <w:i w:val="0"/>
                <w:iCs w:val="0"/>
                <w:color w:val="000000"/>
                <w:kern w:val="0"/>
                <w:sz w:val="18"/>
                <w:szCs w:val="18"/>
                <w:u w:val="none"/>
                <w:lang w:val="en-US" w:eastAsia="zh-CN" w:bidi="ar"/>
                <w:woUserID w:val="2"/>
              </w:rPr>
              <w:t>上传文件名称，链接，可点击</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656" w:type="pct"/>
            <w:tcBorders>
              <w:top w:val="nil"/>
              <w:left w:val="single" w:color="000000" w:sz="8" w:space="0"/>
              <w:bottom w:val="single" w:color="000000" w:sz="8" w:space="0"/>
              <w:right w:val="single" w:color="000000" w:sz="8" w:space="0"/>
            </w:tcBorders>
            <w:shd w:val="clear" w:color="auto" w:fill="auto"/>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olor w:val="000000"/>
                <w:sz w:val="18"/>
                <w:szCs w:val="18"/>
                <w:u w:val="none"/>
                <w:woUserID w:val="2"/>
              </w:rPr>
            </w:pPr>
            <w:r>
              <w:rPr>
                <w:rFonts w:hint="eastAsia" w:ascii="宋体" w:hAnsi="宋体" w:eastAsia="宋体" w:cs="宋体"/>
                <w:i w:val="0"/>
                <w:iCs w:val="0"/>
                <w:color w:val="000000"/>
                <w:kern w:val="0"/>
                <w:sz w:val="18"/>
                <w:szCs w:val="18"/>
                <w:u w:val="none"/>
                <w:lang w:val="en-US" w:eastAsia="zh-CN" w:bidi="ar"/>
                <w:woUserID w:val="2"/>
              </w:rPr>
              <w:t>sswjj</w:t>
            </w:r>
          </w:p>
        </w:tc>
        <w:tc>
          <w:tcPr>
            <w:tcW w:w="835" w:type="pct"/>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olor w:val="000000"/>
                <w:sz w:val="18"/>
                <w:szCs w:val="18"/>
                <w:u w:val="none"/>
                <w:woUserID w:val="2"/>
              </w:rPr>
            </w:pPr>
            <w:r>
              <w:rPr>
                <w:rFonts w:hint="eastAsia" w:ascii="宋体" w:hAnsi="宋体" w:eastAsia="宋体" w:cs="宋体"/>
                <w:i w:val="0"/>
                <w:iCs w:val="0"/>
                <w:color w:val="000000"/>
                <w:kern w:val="0"/>
                <w:sz w:val="18"/>
                <w:szCs w:val="18"/>
                <w:u w:val="none"/>
                <w:lang w:val="en-US" w:eastAsia="zh-CN" w:bidi="ar"/>
                <w:woUserID w:val="2"/>
              </w:rPr>
              <w:t>所属文件夹</w:t>
            </w:r>
          </w:p>
        </w:tc>
        <w:tc>
          <w:tcPr>
            <w:tcW w:w="656" w:type="pct"/>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olor w:val="000000"/>
                <w:sz w:val="18"/>
                <w:szCs w:val="18"/>
                <w:u w:val="none"/>
                <w:woUserID w:val="2"/>
              </w:rPr>
            </w:pPr>
            <w:r>
              <w:rPr>
                <w:rFonts w:hint="eastAsia" w:ascii="宋体" w:hAnsi="宋体" w:eastAsia="宋体" w:cs="宋体"/>
                <w:i w:val="0"/>
                <w:iCs w:val="0"/>
                <w:color w:val="000000"/>
                <w:kern w:val="0"/>
                <w:sz w:val="18"/>
                <w:szCs w:val="18"/>
                <w:u w:val="none"/>
                <w:lang w:val="en-US" w:eastAsia="zh-CN" w:bidi="ar"/>
                <w:woUserID w:val="2"/>
              </w:rPr>
              <w:t>字符</w:t>
            </w:r>
          </w:p>
        </w:tc>
        <w:tc>
          <w:tcPr>
            <w:tcW w:w="656" w:type="pct"/>
            <w:tcBorders>
              <w:top w:val="nil"/>
              <w:left w:val="nil"/>
              <w:bottom w:val="single" w:color="000000" w:sz="8" w:space="0"/>
              <w:right w:val="single" w:color="000000" w:sz="8" w:space="0"/>
            </w:tcBorders>
            <w:shd w:val="clear" w:color="auto" w:fill="auto"/>
            <w:vAlign w:val="top"/>
          </w:tcPr>
          <w:p>
            <w:pPr>
              <w:keepNext w:val="0"/>
              <w:keepLines w:val="0"/>
              <w:suppressLineNumbers w:val="0"/>
              <w:spacing w:before="0" w:beforeAutospacing="0" w:after="0" w:afterAutospacing="0"/>
              <w:ind w:left="0" w:right="0"/>
              <w:jc w:val="both"/>
              <w:rPr>
                <w:rFonts w:hint="eastAsia" w:ascii="宋体" w:hAnsi="宋体" w:eastAsia="宋体" w:cs="宋体"/>
                <w:i w:val="0"/>
                <w:iCs w:val="0"/>
                <w:color w:val="000000"/>
                <w:sz w:val="20"/>
                <w:szCs w:val="20"/>
                <w:u w:val="none"/>
                <w:woUserID w:val="2"/>
              </w:rPr>
            </w:pPr>
          </w:p>
        </w:tc>
        <w:tc>
          <w:tcPr>
            <w:tcW w:w="656" w:type="pct"/>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olor w:val="000000"/>
                <w:sz w:val="20"/>
                <w:szCs w:val="20"/>
                <w:u w:val="none"/>
                <w:lang w:val="en-US" w:eastAsia="zh-CN"/>
                <w:woUserID w:val="2"/>
              </w:rPr>
            </w:pPr>
            <w:r>
              <w:rPr>
                <w:rFonts w:hint="eastAsia" w:ascii="宋体" w:hAnsi="宋体" w:eastAsia="宋体" w:cs="宋体"/>
                <w:i w:val="0"/>
                <w:iCs w:val="0"/>
                <w:color w:val="000000"/>
                <w:kern w:val="0"/>
                <w:sz w:val="18"/>
                <w:szCs w:val="18"/>
                <w:u w:val="none"/>
                <w:lang w:val="en-US" w:eastAsia="zh-CN" w:bidi="ar"/>
                <w:woUserID w:val="2"/>
              </w:rPr>
              <w:t>否</w:t>
            </w:r>
          </w:p>
        </w:tc>
        <w:tc>
          <w:tcPr>
            <w:tcW w:w="657" w:type="pct"/>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olor w:val="000000"/>
                <w:sz w:val="18"/>
                <w:szCs w:val="18"/>
                <w:u w:val="none"/>
                <w:woUserID w:val="2"/>
              </w:rPr>
            </w:pPr>
            <w:r>
              <w:rPr>
                <w:rFonts w:hint="eastAsia" w:ascii="宋体" w:hAnsi="宋体" w:eastAsia="宋体" w:cs="宋体"/>
                <w:i w:val="0"/>
                <w:iCs w:val="0"/>
                <w:color w:val="000000"/>
                <w:kern w:val="0"/>
                <w:sz w:val="18"/>
                <w:szCs w:val="18"/>
                <w:u w:val="none"/>
                <w:lang w:val="en-US" w:eastAsia="zh-CN" w:bidi="ar"/>
                <w:woUserID w:val="2"/>
              </w:rPr>
              <w:t>否</w:t>
            </w:r>
          </w:p>
        </w:tc>
        <w:tc>
          <w:tcPr>
            <w:tcW w:w="880" w:type="pct"/>
            <w:tcBorders>
              <w:top w:val="nil"/>
              <w:left w:val="nil"/>
              <w:bottom w:val="single" w:color="000000" w:sz="8" w:space="0"/>
              <w:right w:val="single" w:color="000000" w:sz="8" w:space="0"/>
            </w:tcBorders>
            <w:shd w:val="clear" w:color="auto" w:fill="auto"/>
            <w:vAlign w:val="top"/>
          </w:tcPr>
          <w:p>
            <w:pPr>
              <w:keepNext w:val="0"/>
              <w:keepLines w:val="0"/>
              <w:suppressLineNumbers w:val="0"/>
              <w:spacing w:before="0" w:beforeAutospacing="0" w:after="0" w:afterAutospacing="0"/>
              <w:ind w:left="0" w:right="0"/>
              <w:jc w:val="left"/>
              <w:rPr>
                <w:rFonts w:hint="eastAsia" w:ascii="宋体" w:hAnsi="宋体" w:eastAsia="宋体" w:cs="宋体"/>
                <w:i w:val="0"/>
                <w:iCs w:val="0"/>
                <w:color w:val="000000"/>
                <w:sz w:val="18"/>
                <w:szCs w:val="18"/>
                <w:u w:val="none"/>
                <w:woUserID w:val="2"/>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656" w:type="pct"/>
            <w:tcBorders>
              <w:top w:val="nil"/>
              <w:left w:val="single" w:color="000000" w:sz="8" w:space="0"/>
              <w:bottom w:val="single" w:color="000000" w:sz="8" w:space="0"/>
              <w:right w:val="single" w:color="000000" w:sz="8" w:space="0"/>
            </w:tcBorders>
            <w:shd w:val="clear" w:color="auto" w:fill="auto"/>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olor w:val="000000"/>
                <w:sz w:val="18"/>
                <w:szCs w:val="18"/>
                <w:u w:val="none"/>
                <w:woUserID w:val="2"/>
              </w:rPr>
            </w:pPr>
            <w:r>
              <w:rPr>
                <w:rFonts w:hint="eastAsia" w:ascii="宋体" w:hAnsi="宋体" w:eastAsia="宋体" w:cs="宋体"/>
                <w:i w:val="0"/>
                <w:iCs w:val="0"/>
                <w:color w:val="000000"/>
                <w:kern w:val="0"/>
                <w:sz w:val="18"/>
                <w:szCs w:val="18"/>
                <w:u w:val="none"/>
                <w:lang w:val="en-US" w:eastAsia="zh-CN" w:bidi="ar"/>
                <w:woUserID w:val="2"/>
              </w:rPr>
              <w:t>scr</w:t>
            </w:r>
          </w:p>
        </w:tc>
        <w:tc>
          <w:tcPr>
            <w:tcW w:w="835" w:type="pct"/>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olor w:val="000000"/>
                <w:sz w:val="18"/>
                <w:szCs w:val="18"/>
                <w:u w:val="none"/>
                <w:woUserID w:val="2"/>
              </w:rPr>
            </w:pPr>
            <w:r>
              <w:rPr>
                <w:rFonts w:hint="eastAsia" w:ascii="宋体" w:hAnsi="宋体" w:eastAsia="宋体" w:cs="宋体"/>
                <w:i w:val="0"/>
                <w:iCs w:val="0"/>
                <w:color w:val="000000"/>
                <w:kern w:val="0"/>
                <w:sz w:val="18"/>
                <w:szCs w:val="18"/>
                <w:u w:val="none"/>
                <w:lang w:val="en-US" w:eastAsia="zh-CN" w:bidi="ar"/>
                <w:woUserID w:val="2"/>
              </w:rPr>
              <w:t>上传人</w:t>
            </w:r>
          </w:p>
        </w:tc>
        <w:tc>
          <w:tcPr>
            <w:tcW w:w="656" w:type="pct"/>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olor w:val="000000"/>
                <w:sz w:val="18"/>
                <w:szCs w:val="18"/>
                <w:u w:val="none"/>
                <w:woUserID w:val="2"/>
              </w:rPr>
            </w:pPr>
            <w:r>
              <w:rPr>
                <w:rFonts w:hint="eastAsia" w:ascii="宋体" w:hAnsi="宋体" w:eastAsia="宋体" w:cs="宋体"/>
                <w:i w:val="0"/>
                <w:iCs w:val="0"/>
                <w:color w:val="000000"/>
                <w:kern w:val="0"/>
                <w:sz w:val="18"/>
                <w:szCs w:val="18"/>
                <w:u w:val="none"/>
                <w:lang w:val="en-US" w:eastAsia="zh-CN" w:bidi="ar"/>
                <w:woUserID w:val="2"/>
              </w:rPr>
              <w:t>参照</w:t>
            </w:r>
          </w:p>
        </w:tc>
        <w:tc>
          <w:tcPr>
            <w:tcW w:w="656" w:type="pct"/>
            <w:tcBorders>
              <w:top w:val="nil"/>
              <w:left w:val="nil"/>
              <w:bottom w:val="single" w:color="000000" w:sz="8" w:space="0"/>
              <w:right w:val="single" w:color="000000" w:sz="8" w:space="0"/>
            </w:tcBorders>
            <w:shd w:val="clear" w:color="auto" w:fill="auto"/>
            <w:vAlign w:val="top"/>
          </w:tcPr>
          <w:p>
            <w:pPr>
              <w:keepNext w:val="0"/>
              <w:keepLines w:val="0"/>
              <w:suppressLineNumbers w:val="0"/>
              <w:spacing w:before="0" w:beforeAutospacing="0" w:after="0" w:afterAutospacing="0"/>
              <w:ind w:left="0" w:right="0"/>
              <w:jc w:val="both"/>
              <w:rPr>
                <w:rFonts w:hint="eastAsia" w:ascii="宋体" w:hAnsi="宋体" w:eastAsia="宋体" w:cs="宋体"/>
                <w:i w:val="0"/>
                <w:iCs w:val="0"/>
                <w:color w:val="000000"/>
                <w:sz w:val="20"/>
                <w:szCs w:val="20"/>
                <w:u w:val="none"/>
                <w:woUserID w:val="2"/>
              </w:rPr>
            </w:pPr>
          </w:p>
        </w:tc>
        <w:tc>
          <w:tcPr>
            <w:tcW w:w="656" w:type="pct"/>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olor w:val="000000"/>
                <w:sz w:val="20"/>
                <w:szCs w:val="20"/>
                <w:u w:val="none"/>
                <w:lang w:val="en-US" w:eastAsia="zh-CN"/>
                <w:woUserID w:val="2"/>
              </w:rPr>
            </w:pPr>
            <w:r>
              <w:rPr>
                <w:rFonts w:hint="eastAsia" w:ascii="宋体" w:hAnsi="宋体" w:eastAsia="宋体" w:cs="宋体"/>
                <w:i w:val="0"/>
                <w:iCs w:val="0"/>
                <w:color w:val="000000"/>
                <w:kern w:val="0"/>
                <w:sz w:val="18"/>
                <w:szCs w:val="18"/>
                <w:u w:val="none"/>
                <w:lang w:val="en-US" w:eastAsia="zh-CN" w:bidi="ar"/>
                <w:woUserID w:val="2"/>
              </w:rPr>
              <w:t>否</w:t>
            </w:r>
          </w:p>
        </w:tc>
        <w:tc>
          <w:tcPr>
            <w:tcW w:w="657" w:type="pct"/>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olor w:val="000000"/>
                <w:sz w:val="18"/>
                <w:szCs w:val="18"/>
                <w:u w:val="none"/>
                <w:woUserID w:val="2"/>
              </w:rPr>
            </w:pPr>
            <w:r>
              <w:rPr>
                <w:rFonts w:hint="eastAsia" w:ascii="宋体" w:hAnsi="宋体" w:eastAsia="宋体" w:cs="宋体"/>
                <w:i w:val="0"/>
                <w:iCs w:val="0"/>
                <w:color w:val="000000"/>
                <w:kern w:val="0"/>
                <w:sz w:val="18"/>
                <w:szCs w:val="18"/>
                <w:u w:val="none"/>
                <w:lang w:val="en-US" w:eastAsia="zh-CN" w:bidi="ar"/>
                <w:woUserID w:val="2"/>
              </w:rPr>
              <w:t>否</w:t>
            </w:r>
          </w:p>
        </w:tc>
        <w:tc>
          <w:tcPr>
            <w:tcW w:w="880" w:type="pct"/>
            <w:tcBorders>
              <w:top w:val="nil"/>
              <w:left w:val="nil"/>
              <w:bottom w:val="single" w:color="000000" w:sz="8" w:space="0"/>
              <w:right w:val="single" w:color="000000" w:sz="8" w:space="0"/>
            </w:tcBorders>
            <w:shd w:val="clear" w:color="auto" w:fill="auto"/>
            <w:vAlign w:val="top"/>
          </w:tcPr>
          <w:p>
            <w:pPr>
              <w:keepNext w:val="0"/>
              <w:keepLines w:val="0"/>
              <w:suppressLineNumbers w:val="0"/>
              <w:spacing w:before="0" w:beforeAutospacing="0" w:after="0" w:afterAutospacing="0"/>
              <w:ind w:left="0" w:right="0"/>
              <w:jc w:val="left"/>
              <w:rPr>
                <w:rFonts w:hint="eastAsia" w:ascii="宋体" w:hAnsi="宋体" w:eastAsia="宋体" w:cs="宋体"/>
                <w:i w:val="0"/>
                <w:iCs w:val="0"/>
                <w:color w:val="000000"/>
                <w:sz w:val="18"/>
                <w:szCs w:val="18"/>
                <w:u w:val="none"/>
                <w:woUserID w:val="2"/>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656" w:type="pct"/>
            <w:tcBorders>
              <w:top w:val="nil"/>
              <w:left w:val="single" w:color="000000" w:sz="8" w:space="0"/>
              <w:bottom w:val="single" w:color="000000" w:sz="8" w:space="0"/>
              <w:right w:val="single" w:color="000000" w:sz="8" w:space="0"/>
            </w:tcBorders>
            <w:shd w:val="clear" w:color="auto" w:fill="auto"/>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olor w:val="000000"/>
                <w:sz w:val="18"/>
                <w:szCs w:val="18"/>
                <w:u w:val="none"/>
                <w:woUserID w:val="2"/>
              </w:rPr>
            </w:pPr>
            <w:r>
              <w:rPr>
                <w:rFonts w:hint="eastAsia" w:ascii="宋体" w:hAnsi="宋体" w:eastAsia="宋体" w:cs="宋体"/>
                <w:i w:val="0"/>
                <w:iCs w:val="0"/>
                <w:color w:val="000000"/>
                <w:kern w:val="0"/>
                <w:sz w:val="18"/>
                <w:szCs w:val="18"/>
                <w:u w:val="none"/>
                <w:lang w:val="en-US" w:eastAsia="zh-CN" w:bidi="ar"/>
                <w:woUserID w:val="2"/>
              </w:rPr>
              <w:t>scrq</w:t>
            </w:r>
          </w:p>
        </w:tc>
        <w:tc>
          <w:tcPr>
            <w:tcW w:w="835" w:type="pct"/>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olor w:val="000000"/>
                <w:sz w:val="18"/>
                <w:szCs w:val="18"/>
                <w:u w:val="none"/>
                <w:woUserID w:val="2"/>
              </w:rPr>
            </w:pPr>
            <w:r>
              <w:rPr>
                <w:rFonts w:hint="eastAsia" w:ascii="宋体" w:hAnsi="宋体" w:eastAsia="宋体" w:cs="宋体"/>
                <w:i w:val="0"/>
                <w:iCs w:val="0"/>
                <w:color w:val="000000"/>
                <w:kern w:val="0"/>
                <w:sz w:val="18"/>
                <w:szCs w:val="18"/>
                <w:u w:val="none"/>
                <w:lang w:val="en-US" w:eastAsia="zh-CN" w:bidi="ar"/>
                <w:woUserID w:val="2"/>
              </w:rPr>
              <w:t>上传日期</w:t>
            </w:r>
          </w:p>
        </w:tc>
        <w:tc>
          <w:tcPr>
            <w:tcW w:w="656" w:type="pct"/>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olor w:val="000000"/>
                <w:sz w:val="18"/>
                <w:szCs w:val="18"/>
                <w:u w:val="none"/>
                <w:woUserID w:val="2"/>
              </w:rPr>
            </w:pPr>
            <w:r>
              <w:rPr>
                <w:rFonts w:hint="eastAsia" w:ascii="宋体" w:hAnsi="宋体" w:eastAsia="宋体" w:cs="宋体"/>
                <w:i w:val="0"/>
                <w:iCs w:val="0"/>
                <w:color w:val="000000"/>
                <w:kern w:val="0"/>
                <w:sz w:val="18"/>
                <w:szCs w:val="18"/>
                <w:u w:val="none"/>
                <w:lang w:val="en-US" w:eastAsia="zh-CN" w:bidi="ar"/>
                <w:woUserID w:val="2"/>
              </w:rPr>
              <w:t>日期</w:t>
            </w:r>
          </w:p>
        </w:tc>
        <w:tc>
          <w:tcPr>
            <w:tcW w:w="656" w:type="pct"/>
            <w:tcBorders>
              <w:top w:val="nil"/>
              <w:left w:val="nil"/>
              <w:bottom w:val="single" w:color="000000" w:sz="8" w:space="0"/>
              <w:right w:val="single" w:color="000000" w:sz="8" w:space="0"/>
            </w:tcBorders>
            <w:shd w:val="clear" w:color="auto" w:fill="auto"/>
            <w:vAlign w:val="top"/>
          </w:tcPr>
          <w:p>
            <w:pPr>
              <w:keepNext w:val="0"/>
              <w:keepLines w:val="0"/>
              <w:suppressLineNumbers w:val="0"/>
              <w:spacing w:before="0" w:beforeAutospacing="0" w:after="0" w:afterAutospacing="0"/>
              <w:ind w:left="0" w:right="0"/>
              <w:jc w:val="both"/>
              <w:rPr>
                <w:rFonts w:hint="eastAsia" w:ascii="宋体" w:hAnsi="宋体" w:eastAsia="宋体" w:cs="宋体"/>
                <w:i w:val="0"/>
                <w:iCs w:val="0"/>
                <w:color w:val="000000"/>
                <w:sz w:val="20"/>
                <w:szCs w:val="20"/>
                <w:u w:val="none"/>
                <w:woUserID w:val="2"/>
              </w:rPr>
            </w:pPr>
          </w:p>
        </w:tc>
        <w:tc>
          <w:tcPr>
            <w:tcW w:w="656" w:type="pct"/>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olor w:val="000000"/>
                <w:sz w:val="20"/>
                <w:szCs w:val="20"/>
                <w:u w:val="none"/>
                <w:lang w:val="en-US" w:eastAsia="zh-CN"/>
                <w:woUserID w:val="2"/>
              </w:rPr>
            </w:pPr>
            <w:r>
              <w:rPr>
                <w:rFonts w:hint="eastAsia" w:ascii="宋体" w:hAnsi="宋体" w:eastAsia="宋体" w:cs="宋体"/>
                <w:i w:val="0"/>
                <w:iCs w:val="0"/>
                <w:color w:val="000000"/>
                <w:kern w:val="0"/>
                <w:sz w:val="18"/>
                <w:szCs w:val="18"/>
                <w:u w:val="none"/>
                <w:lang w:val="en-US" w:eastAsia="zh-CN" w:bidi="ar"/>
                <w:woUserID w:val="2"/>
              </w:rPr>
              <w:t>否</w:t>
            </w:r>
          </w:p>
        </w:tc>
        <w:tc>
          <w:tcPr>
            <w:tcW w:w="657" w:type="pct"/>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olor w:val="000000"/>
                <w:sz w:val="18"/>
                <w:szCs w:val="18"/>
                <w:u w:val="none"/>
                <w:woUserID w:val="2"/>
              </w:rPr>
            </w:pPr>
            <w:r>
              <w:rPr>
                <w:rFonts w:hint="eastAsia" w:ascii="宋体" w:hAnsi="宋体" w:eastAsia="宋体" w:cs="宋体"/>
                <w:i w:val="0"/>
                <w:iCs w:val="0"/>
                <w:color w:val="000000"/>
                <w:kern w:val="0"/>
                <w:sz w:val="18"/>
                <w:szCs w:val="18"/>
                <w:u w:val="none"/>
                <w:lang w:val="en-US" w:eastAsia="zh-CN" w:bidi="ar"/>
                <w:woUserID w:val="2"/>
              </w:rPr>
              <w:t>否</w:t>
            </w:r>
          </w:p>
        </w:tc>
        <w:tc>
          <w:tcPr>
            <w:tcW w:w="880" w:type="pct"/>
            <w:tcBorders>
              <w:top w:val="nil"/>
              <w:left w:val="nil"/>
              <w:bottom w:val="single" w:color="000000" w:sz="8" w:space="0"/>
              <w:right w:val="single" w:color="000000" w:sz="8" w:space="0"/>
            </w:tcBorders>
            <w:shd w:val="clear" w:color="auto" w:fill="auto"/>
            <w:vAlign w:val="top"/>
          </w:tcPr>
          <w:p>
            <w:pPr>
              <w:keepNext w:val="0"/>
              <w:keepLines w:val="0"/>
              <w:suppressLineNumbers w:val="0"/>
              <w:spacing w:before="0" w:beforeAutospacing="0" w:after="0" w:afterAutospacing="0"/>
              <w:ind w:left="0" w:right="0"/>
              <w:jc w:val="left"/>
              <w:rPr>
                <w:rFonts w:hint="eastAsia" w:ascii="宋体" w:hAnsi="宋体" w:eastAsia="宋体" w:cs="宋体"/>
                <w:i w:val="0"/>
                <w:iCs w:val="0"/>
                <w:color w:val="000000"/>
                <w:sz w:val="18"/>
                <w:szCs w:val="18"/>
                <w:u w:val="none"/>
                <w:woUserID w:val="2"/>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656" w:type="pct"/>
            <w:tcBorders>
              <w:top w:val="nil"/>
              <w:left w:val="single" w:color="000000" w:sz="8" w:space="0"/>
              <w:bottom w:val="single" w:color="000000" w:sz="8" w:space="0"/>
              <w:right w:val="single" w:color="000000" w:sz="8" w:space="0"/>
            </w:tcBorders>
            <w:shd w:val="clear" w:color="auto" w:fill="auto"/>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olor w:val="000000"/>
                <w:sz w:val="18"/>
                <w:szCs w:val="18"/>
                <w:u w:val="none"/>
                <w:woUserID w:val="2"/>
              </w:rPr>
            </w:pPr>
            <w:r>
              <w:rPr>
                <w:rFonts w:hint="eastAsia" w:ascii="宋体" w:hAnsi="宋体" w:eastAsia="宋体" w:cs="宋体"/>
                <w:i w:val="0"/>
                <w:iCs w:val="0"/>
                <w:color w:val="000000"/>
                <w:kern w:val="0"/>
                <w:sz w:val="18"/>
                <w:szCs w:val="18"/>
                <w:u w:val="none"/>
                <w:lang w:val="en-US" w:eastAsia="zh-CN" w:bidi="ar"/>
                <w:woUserID w:val="2"/>
              </w:rPr>
              <w:t>pegx</w:t>
            </w:r>
          </w:p>
        </w:tc>
        <w:tc>
          <w:tcPr>
            <w:tcW w:w="835" w:type="pct"/>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olor w:val="000000"/>
                <w:sz w:val="18"/>
                <w:szCs w:val="18"/>
                <w:u w:val="none"/>
                <w:woUserID w:val="2"/>
              </w:rPr>
            </w:pPr>
            <w:r>
              <w:rPr>
                <w:rFonts w:hint="eastAsia" w:ascii="宋体" w:hAnsi="宋体" w:eastAsia="宋体" w:cs="宋体"/>
                <w:i w:val="0"/>
                <w:iCs w:val="0"/>
                <w:color w:val="000000"/>
                <w:kern w:val="0"/>
                <w:sz w:val="18"/>
                <w:szCs w:val="18"/>
                <w:u w:val="none"/>
                <w:lang w:val="en-US" w:eastAsia="zh-CN" w:bidi="ar"/>
                <w:woUserID w:val="2"/>
              </w:rPr>
              <w:t>匹配关系</w:t>
            </w:r>
          </w:p>
        </w:tc>
        <w:tc>
          <w:tcPr>
            <w:tcW w:w="656" w:type="pct"/>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olor w:val="000000"/>
                <w:sz w:val="18"/>
                <w:szCs w:val="18"/>
                <w:u w:val="none"/>
                <w:lang w:val="en-US" w:eastAsia="zh-CN"/>
                <w:woUserID w:val="2"/>
              </w:rPr>
            </w:pPr>
            <w:r>
              <w:rPr>
                <w:rFonts w:hint="eastAsia" w:ascii="宋体" w:hAnsi="宋体" w:eastAsia="宋体" w:cs="宋体"/>
                <w:i w:val="0"/>
                <w:iCs w:val="0"/>
                <w:color w:val="000000"/>
                <w:kern w:val="0"/>
                <w:sz w:val="18"/>
                <w:szCs w:val="18"/>
                <w:u w:val="none"/>
                <w:lang w:val="en-US" w:eastAsia="zh-CN" w:bidi="ar"/>
                <w:woUserID w:val="2"/>
              </w:rPr>
              <w:t>字符</w:t>
            </w:r>
          </w:p>
        </w:tc>
        <w:tc>
          <w:tcPr>
            <w:tcW w:w="656" w:type="pct"/>
            <w:tcBorders>
              <w:top w:val="nil"/>
              <w:left w:val="nil"/>
              <w:bottom w:val="single" w:color="000000" w:sz="8" w:space="0"/>
              <w:right w:val="single" w:color="000000" w:sz="8" w:space="0"/>
            </w:tcBorders>
            <w:shd w:val="clear" w:color="auto" w:fill="auto"/>
            <w:vAlign w:val="top"/>
          </w:tcPr>
          <w:p>
            <w:pPr>
              <w:keepNext w:val="0"/>
              <w:keepLines w:val="0"/>
              <w:suppressLineNumbers w:val="0"/>
              <w:spacing w:before="0" w:beforeAutospacing="0" w:after="0" w:afterAutospacing="0"/>
              <w:ind w:left="0" w:right="0"/>
              <w:jc w:val="both"/>
              <w:rPr>
                <w:rFonts w:hint="eastAsia" w:ascii="宋体" w:hAnsi="宋体" w:eastAsia="宋体" w:cs="宋体"/>
                <w:i w:val="0"/>
                <w:iCs w:val="0"/>
                <w:color w:val="000000"/>
                <w:sz w:val="20"/>
                <w:szCs w:val="20"/>
                <w:u w:val="none"/>
                <w:woUserID w:val="2"/>
              </w:rPr>
            </w:pPr>
          </w:p>
        </w:tc>
        <w:tc>
          <w:tcPr>
            <w:tcW w:w="656" w:type="pct"/>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olor w:val="000000"/>
                <w:sz w:val="20"/>
                <w:szCs w:val="20"/>
                <w:u w:val="none"/>
                <w:lang w:val="en-US" w:eastAsia="zh-CN"/>
                <w:woUserID w:val="2"/>
              </w:rPr>
            </w:pPr>
            <w:r>
              <w:rPr>
                <w:rFonts w:hint="eastAsia" w:ascii="宋体" w:hAnsi="宋体" w:eastAsia="宋体" w:cs="宋体"/>
                <w:i w:val="0"/>
                <w:iCs w:val="0"/>
                <w:color w:val="000000"/>
                <w:kern w:val="0"/>
                <w:sz w:val="18"/>
                <w:szCs w:val="18"/>
                <w:u w:val="none"/>
                <w:lang w:val="en-US" w:eastAsia="zh-CN" w:bidi="ar"/>
                <w:woUserID w:val="2"/>
              </w:rPr>
              <w:t>否</w:t>
            </w:r>
          </w:p>
        </w:tc>
        <w:tc>
          <w:tcPr>
            <w:tcW w:w="657" w:type="pct"/>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olor w:val="000000"/>
                <w:sz w:val="18"/>
                <w:szCs w:val="18"/>
                <w:u w:val="none"/>
                <w:woUserID w:val="2"/>
              </w:rPr>
            </w:pPr>
            <w:r>
              <w:rPr>
                <w:rFonts w:hint="eastAsia" w:ascii="宋体" w:hAnsi="宋体" w:eastAsia="宋体" w:cs="宋体"/>
                <w:i w:val="0"/>
                <w:iCs w:val="0"/>
                <w:color w:val="000000"/>
                <w:kern w:val="0"/>
                <w:sz w:val="18"/>
                <w:szCs w:val="18"/>
                <w:u w:val="none"/>
                <w:lang w:val="en-US" w:eastAsia="zh-CN" w:bidi="ar"/>
                <w:woUserID w:val="2"/>
              </w:rPr>
              <w:t>否</w:t>
            </w:r>
          </w:p>
        </w:tc>
        <w:tc>
          <w:tcPr>
            <w:tcW w:w="880" w:type="pct"/>
            <w:tcBorders>
              <w:top w:val="nil"/>
              <w:left w:val="nil"/>
              <w:bottom w:val="single" w:color="000000" w:sz="8" w:space="0"/>
              <w:right w:val="single" w:color="000000" w:sz="8" w:space="0"/>
            </w:tcBorders>
            <w:shd w:val="clear" w:color="auto" w:fill="auto"/>
            <w:vAlign w:val="top"/>
          </w:tcPr>
          <w:p>
            <w:pPr>
              <w:keepNext w:val="0"/>
              <w:keepLines w:val="0"/>
              <w:suppressLineNumbers w:val="0"/>
              <w:spacing w:before="0" w:beforeAutospacing="0" w:after="0" w:afterAutospacing="0"/>
              <w:ind w:left="0" w:right="0"/>
              <w:jc w:val="both"/>
              <w:rPr>
                <w:rFonts w:hint="eastAsia" w:ascii="宋体" w:hAnsi="宋体" w:eastAsia="宋体" w:cs="宋体"/>
                <w:i w:val="0"/>
                <w:iCs w:val="0"/>
                <w:color w:val="000000"/>
                <w:sz w:val="18"/>
                <w:szCs w:val="18"/>
                <w:u w:val="none"/>
                <w:woUserID w:val="2"/>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656" w:type="pct"/>
            <w:tcBorders>
              <w:top w:val="nil"/>
              <w:left w:val="single" w:color="000000" w:sz="8" w:space="0"/>
              <w:bottom w:val="single" w:color="000000" w:sz="8" w:space="0"/>
              <w:right w:val="single" w:color="000000" w:sz="8" w:space="0"/>
            </w:tcBorders>
            <w:shd w:val="clear" w:color="auto" w:fill="auto"/>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olor w:val="000000"/>
                <w:sz w:val="18"/>
                <w:szCs w:val="18"/>
                <w:u w:val="none"/>
                <w:woUserID w:val="2"/>
              </w:rPr>
            </w:pPr>
            <w:r>
              <w:rPr>
                <w:rFonts w:hint="eastAsia" w:ascii="宋体" w:hAnsi="宋体" w:eastAsia="宋体" w:cs="宋体"/>
                <w:i w:val="0"/>
                <w:iCs w:val="0"/>
                <w:color w:val="000000"/>
                <w:kern w:val="0"/>
                <w:sz w:val="18"/>
                <w:szCs w:val="18"/>
                <w:u w:val="none"/>
                <w:lang w:val="en-US" w:eastAsia="zh-CN" w:bidi="ar"/>
                <w:woUserID w:val="2"/>
              </w:rPr>
              <w:t>wjly</w:t>
            </w:r>
          </w:p>
        </w:tc>
        <w:tc>
          <w:tcPr>
            <w:tcW w:w="835" w:type="pct"/>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olor w:val="000000"/>
                <w:sz w:val="18"/>
                <w:szCs w:val="18"/>
                <w:u w:val="none"/>
                <w:woUserID w:val="2"/>
              </w:rPr>
            </w:pPr>
            <w:r>
              <w:rPr>
                <w:rFonts w:hint="eastAsia" w:ascii="宋体" w:hAnsi="宋体" w:eastAsia="宋体" w:cs="宋体"/>
                <w:i w:val="0"/>
                <w:iCs w:val="0"/>
                <w:color w:val="000000"/>
                <w:kern w:val="0"/>
                <w:sz w:val="18"/>
                <w:szCs w:val="18"/>
                <w:u w:val="none"/>
                <w:lang w:val="en-US" w:eastAsia="zh-CN" w:bidi="ar"/>
                <w:woUserID w:val="2"/>
              </w:rPr>
              <w:t>文件来源</w:t>
            </w:r>
          </w:p>
        </w:tc>
        <w:tc>
          <w:tcPr>
            <w:tcW w:w="656" w:type="pct"/>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olor w:val="000000"/>
                <w:sz w:val="18"/>
                <w:szCs w:val="18"/>
                <w:u w:val="none"/>
                <w:lang w:val="en-US" w:eastAsia="zh-CN"/>
                <w:woUserID w:val="2"/>
              </w:rPr>
            </w:pPr>
            <w:r>
              <w:rPr>
                <w:rFonts w:hint="eastAsia" w:ascii="宋体" w:hAnsi="宋体" w:eastAsia="宋体" w:cs="宋体"/>
                <w:i w:val="0"/>
                <w:iCs w:val="0"/>
                <w:color w:val="000000"/>
                <w:kern w:val="0"/>
                <w:sz w:val="18"/>
                <w:szCs w:val="18"/>
                <w:u w:val="none"/>
                <w:lang w:val="en-US" w:eastAsia="zh-CN" w:bidi="ar"/>
                <w:woUserID w:val="2"/>
              </w:rPr>
              <w:t>参照</w:t>
            </w:r>
          </w:p>
        </w:tc>
        <w:tc>
          <w:tcPr>
            <w:tcW w:w="656" w:type="pct"/>
            <w:tcBorders>
              <w:top w:val="nil"/>
              <w:left w:val="nil"/>
              <w:bottom w:val="single" w:color="000000" w:sz="8" w:space="0"/>
              <w:right w:val="single" w:color="000000" w:sz="8" w:space="0"/>
            </w:tcBorders>
            <w:shd w:val="clear" w:color="auto" w:fill="auto"/>
            <w:vAlign w:val="top"/>
          </w:tcPr>
          <w:p>
            <w:pPr>
              <w:keepNext w:val="0"/>
              <w:keepLines w:val="0"/>
              <w:suppressLineNumbers w:val="0"/>
              <w:spacing w:before="0" w:beforeAutospacing="0" w:after="0" w:afterAutospacing="0"/>
              <w:ind w:left="0" w:right="0"/>
              <w:jc w:val="both"/>
              <w:rPr>
                <w:rFonts w:hint="eastAsia" w:ascii="宋体" w:hAnsi="宋体" w:eastAsia="宋体" w:cs="宋体"/>
                <w:i w:val="0"/>
                <w:iCs w:val="0"/>
                <w:color w:val="000000"/>
                <w:sz w:val="18"/>
                <w:szCs w:val="18"/>
                <w:u w:val="none"/>
                <w:woUserID w:val="2"/>
              </w:rPr>
            </w:pPr>
          </w:p>
        </w:tc>
        <w:tc>
          <w:tcPr>
            <w:tcW w:w="656" w:type="pct"/>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olor w:val="000000"/>
                <w:sz w:val="18"/>
                <w:szCs w:val="18"/>
                <w:u w:val="none"/>
                <w:lang w:val="en-US" w:eastAsia="zh-CN"/>
                <w:woUserID w:val="2"/>
              </w:rPr>
            </w:pPr>
            <w:r>
              <w:rPr>
                <w:rFonts w:hint="eastAsia" w:ascii="宋体" w:hAnsi="宋体" w:eastAsia="宋体" w:cs="宋体"/>
                <w:i w:val="0"/>
                <w:iCs w:val="0"/>
                <w:color w:val="000000"/>
                <w:kern w:val="0"/>
                <w:sz w:val="18"/>
                <w:szCs w:val="18"/>
                <w:u w:val="none"/>
                <w:lang w:val="en-US" w:eastAsia="zh-CN" w:bidi="ar"/>
                <w:woUserID w:val="2"/>
              </w:rPr>
              <w:t>否</w:t>
            </w:r>
          </w:p>
        </w:tc>
        <w:tc>
          <w:tcPr>
            <w:tcW w:w="657" w:type="pct"/>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olor w:val="000000"/>
                <w:sz w:val="18"/>
                <w:szCs w:val="18"/>
                <w:u w:val="none"/>
                <w:woUserID w:val="2"/>
              </w:rPr>
            </w:pPr>
            <w:r>
              <w:rPr>
                <w:rFonts w:hint="eastAsia" w:ascii="宋体" w:hAnsi="宋体" w:eastAsia="宋体" w:cs="宋体"/>
                <w:i w:val="0"/>
                <w:iCs w:val="0"/>
                <w:color w:val="000000"/>
                <w:kern w:val="0"/>
                <w:sz w:val="18"/>
                <w:szCs w:val="18"/>
                <w:u w:val="none"/>
                <w:lang w:val="en-US" w:eastAsia="zh-CN" w:bidi="ar"/>
                <w:woUserID w:val="2"/>
              </w:rPr>
              <w:t>否</w:t>
            </w:r>
          </w:p>
        </w:tc>
        <w:tc>
          <w:tcPr>
            <w:tcW w:w="880" w:type="pct"/>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olor w:val="000000"/>
                <w:sz w:val="18"/>
                <w:szCs w:val="18"/>
                <w:u w:val="none"/>
                <w:woUserID w:val="2"/>
              </w:rPr>
            </w:pPr>
            <w:r>
              <w:rPr>
                <w:rFonts w:hint="eastAsia" w:ascii="宋体" w:hAnsi="宋体" w:eastAsia="宋体" w:cs="宋体"/>
                <w:i w:val="0"/>
                <w:iCs w:val="0"/>
                <w:color w:val="000000"/>
                <w:kern w:val="0"/>
                <w:sz w:val="18"/>
                <w:szCs w:val="18"/>
                <w:u w:val="none"/>
                <w:lang w:val="en-US" w:eastAsia="zh-CN" w:bidi="ar"/>
                <w:woUserID w:val="2"/>
              </w:rPr>
              <w:t>总账、费用报销</w:t>
            </w:r>
          </w:p>
        </w:tc>
      </w:tr>
    </w:tbl>
    <w:p>
      <w:pPr>
        <w:pStyle w:val="26"/>
        <w:keepNext w:val="0"/>
        <w:keepLines w:val="0"/>
        <w:widowControl/>
        <w:suppressLineNumbers w:val="0"/>
        <w:spacing w:before="0" w:beforeAutospacing="1" w:after="156" w:afterAutospacing="0"/>
        <w:ind w:right="0"/>
        <w:jc w:val="left"/>
        <w:rPr>
          <w:rFonts w:hint="default" w:ascii="Wingdings" w:hAnsi="Wingdings" w:cs="Arial"/>
          <w:b/>
          <w:bCs w:val="0"/>
          <w:kern w:val="0"/>
          <w:sz w:val="21"/>
          <w:szCs w:val="21"/>
          <w:lang w:val="en-US" w:eastAsia="zh-CN" w:bidi="ar"/>
        </w:rPr>
      </w:pPr>
    </w:p>
    <w:p>
      <w:pPr>
        <w:pStyle w:val="26"/>
        <w:keepNext w:val="0"/>
        <w:keepLines w:val="0"/>
        <w:widowControl/>
        <w:suppressLineNumbers w:val="0"/>
        <w:spacing w:before="0" w:beforeAutospacing="1" w:after="156" w:afterAutospacing="0"/>
        <w:ind w:left="0" w:right="0" w:firstLine="0"/>
        <w:jc w:val="left"/>
        <w:rPr>
          <w:rFonts w:hint="eastAsia" w:cs="宋体"/>
          <w:b/>
          <w:bCs/>
          <w:i w:val="0"/>
          <w:iCs w:val="0"/>
          <w:caps w:val="0"/>
          <w:color w:val="000000"/>
          <w:spacing w:val="0"/>
          <w:kern w:val="2"/>
          <w:sz w:val="21"/>
          <w:szCs w:val="21"/>
          <w:highlight w:val="yellow"/>
          <w:lang w:val="en-US" w:eastAsia="zh-CN" w:bidi="ar"/>
        </w:rPr>
      </w:pPr>
      <w:r>
        <w:rPr>
          <w:rFonts w:hint="eastAsia" w:cs="宋体"/>
          <w:b/>
          <w:bCs/>
          <w:i w:val="0"/>
          <w:iCs w:val="0"/>
          <w:caps w:val="0"/>
          <w:color w:val="000000"/>
          <w:spacing w:val="0"/>
          <w:kern w:val="2"/>
          <w:sz w:val="21"/>
          <w:szCs w:val="21"/>
          <w:lang w:val="en-US" w:eastAsia="zh-CN" w:bidi="ar"/>
        </w:rPr>
        <w:t>3【操作说明】：点击制单卡片界面【上传发票】功能，弹出上传发票界面；</w:t>
      </w:r>
    </w:p>
    <w:p>
      <w:pPr>
        <w:pStyle w:val="26"/>
        <w:keepNext w:val="0"/>
        <w:keepLines w:val="0"/>
        <w:widowControl/>
        <w:numPr>
          <w:ilvl w:val="0"/>
          <w:numId w:val="0"/>
        </w:numPr>
        <w:suppressLineNumbers w:val="0"/>
        <w:spacing w:before="0" w:beforeAutospacing="1" w:after="156" w:afterAutospacing="0"/>
        <w:ind w:right="0" w:rightChars="0"/>
        <w:jc w:val="left"/>
        <w:rPr>
          <w:rFonts w:hint="default" w:cs="宋体"/>
          <w:i w:val="0"/>
          <w:iCs w:val="0"/>
          <w:caps w:val="0"/>
          <w:color w:val="000000"/>
          <w:spacing w:val="0"/>
          <w:kern w:val="2"/>
          <w:sz w:val="21"/>
          <w:szCs w:val="21"/>
          <w:highlight w:val="none"/>
          <w:lang w:eastAsia="zh-CN" w:bidi="ar"/>
        </w:rPr>
      </w:pPr>
      <w:r>
        <w:rPr>
          <w:rFonts w:hint="default" w:cs="宋体"/>
          <w:i w:val="0"/>
          <w:iCs w:val="0"/>
          <w:caps w:val="0"/>
          <w:color w:val="000000"/>
          <w:spacing w:val="0"/>
          <w:kern w:val="2"/>
          <w:sz w:val="21"/>
          <w:szCs w:val="21"/>
          <w:highlight w:val="none"/>
          <w:lang w:eastAsia="zh-CN" w:bidi="ar"/>
        </w:rPr>
        <w:drawing>
          <wp:inline distT="0" distB="0" distL="114300" distR="114300">
            <wp:extent cx="5269865" cy="2967990"/>
            <wp:effectExtent l="0" t="0" r="6985" b="381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2"/>
                    <a:stretch>
                      <a:fillRect/>
                    </a:stretch>
                  </pic:blipFill>
                  <pic:spPr>
                    <a:xfrm>
                      <a:off x="0" y="0"/>
                      <a:ext cx="5269865" cy="2967990"/>
                    </a:xfrm>
                    <a:prstGeom prst="rect">
                      <a:avLst/>
                    </a:prstGeom>
                  </pic:spPr>
                </pic:pic>
              </a:graphicData>
            </a:graphic>
          </wp:inline>
        </w:drawing>
      </w:r>
    </w:p>
    <w:p>
      <w:pPr>
        <w:pStyle w:val="26"/>
        <w:keepNext w:val="0"/>
        <w:keepLines w:val="0"/>
        <w:widowControl/>
        <w:numPr>
          <w:ilvl w:val="0"/>
          <w:numId w:val="8"/>
        </w:numPr>
        <w:suppressLineNumbers w:val="0"/>
        <w:spacing w:before="0" w:beforeAutospacing="1" w:after="156" w:afterAutospacing="0"/>
        <w:ind w:right="0" w:rightChars="0"/>
        <w:jc w:val="left"/>
        <w:rPr>
          <w:rFonts w:hint="eastAsia" w:cs="宋体"/>
          <w:i w:val="0"/>
          <w:iCs w:val="0"/>
          <w:caps w:val="0"/>
          <w:color w:val="000000"/>
          <w:spacing w:val="0"/>
          <w:kern w:val="2"/>
          <w:sz w:val="21"/>
          <w:szCs w:val="21"/>
          <w:highlight w:val="none"/>
          <w:lang w:val="en-US" w:eastAsia="zh-CN" w:bidi="ar"/>
        </w:rPr>
      </w:pPr>
      <w:r>
        <w:rPr>
          <w:rFonts w:hint="eastAsia" w:cs="宋体"/>
          <w:i w:val="0"/>
          <w:iCs w:val="0"/>
          <w:caps w:val="0"/>
          <w:color w:val="000000"/>
          <w:spacing w:val="0"/>
          <w:kern w:val="2"/>
          <w:sz w:val="21"/>
          <w:szCs w:val="21"/>
          <w:lang w:val="en-US" w:eastAsia="zh-CN" w:bidi="ar"/>
        </w:rPr>
        <w:t>按钮说明：发票上传界面按钮</w:t>
      </w:r>
      <w:r>
        <w:rPr>
          <w:rFonts w:hint="eastAsia" w:cs="宋体"/>
          <w:i w:val="0"/>
          <w:iCs w:val="0"/>
          <w:caps w:val="0"/>
          <w:color w:val="000000"/>
          <w:spacing w:val="0"/>
          <w:kern w:val="2"/>
          <w:sz w:val="21"/>
          <w:szCs w:val="21"/>
          <w:highlight w:val="none"/>
          <w:lang w:val="en-US" w:eastAsia="zh-CN" w:bidi="ar"/>
        </w:rPr>
        <w:t>【发票验真】【其他附件】【手动录入】【删除】</w:t>
      </w:r>
    </w:p>
    <w:p>
      <w:pPr>
        <w:pStyle w:val="26"/>
        <w:keepNext w:val="0"/>
        <w:keepLines w:val="0"/>
        <w:widowControl/>
        <w:numPr>
          <w:ilvl w:val="0"/>
          <w:numId w:val="8"/>
        </w:numPr>
        <w:suppressLineNumbers w:val="0"/>
        <w:spacing w:before="0" w:beforeAutospacing="1" w:after="156" w:afterAutospacing="0"/>
        <w:ind w:right="0" w:rightChars="0"/>
        <w:jc w:val="left"/>
        <w:rPr>
          <w:rFonts w:hint="default" w:cs="宋体"/>
          <w:b/>
          <w:bCs/>
          <w:i w:val="0"/>
          <w:iCs w:val="0"/>
          <w:caps w:val="0"/>
          <w:color w:val="000000"/>
          <w:spacing w:val="0"/>
          <w:kern w:val="2"/>
          <w:sz w:val="21"/>
          <w:szCs w:val="21"/>
          <w:highlight w:val="none"/>
          <w:lang w:val="en-US" w:eastAsia="zh-CN" w:bidi="ar"/>
        </w:rPr>
      </w:pPr>
      <w:r>
        <w:rPr>
          <w:rFonts w:hint="eastAsia" w:cs="宋体"/>
          <w:b/>
          <w:bCs/>
          <w:i w:val="0"/>
          <w:iCs w:val="0"/>
          <w:caps w:val="0"/>
          <w:color w:val="000000"/>
          <w:spacing w:val="0"/>
          <w:kern w:val="2"/>
          <w:sz w:val="21"/>
          <w:szCs w:val="21"/>
          <w:highlight w:val="none"/>
          <w:lang w:val="en-US" w:eastAsia="zh-CN" w:bidi="ar"/>
        </w:rPr>
        <w:t>点击【发票验真】，上传需要验真的发票文件；</w:t>
      </w:r>
    </w:p>
    <w:p>
      <w:pPr>
        <w:pStyle w:val="26"/>
        <w:keepNext w:val="0"/>
        <w:keepLines w:val="0"/>
        <w:widowControl/>
        <w:numPr>
          <w:ilvl w:val="0"/>
          <w:numId w:val="0"/>
        </w:numPr>
        <w:suppressLineNumbers w:val="0"/>
        <w:spacing w:before="0" w:beforeAutospacing="1" w:after="156" w:afterAutospacing="0"/>
        <w:ind w:right="0" w:rightChars="0"/>
        <w:jc w:val="left"/>
        <w:rPr>
          <w:rFonts w:hint="default" w:cs="宋体"/>
          <w:i w:val="0"/>
          <w:iCs w:val="0"/>
          <w:caps w:val="0"/>
          <w:color w:val="000000"/>
          <w:spacing w:val="0"/>
          <w:kern w:val="2"/>
          <w:sz w:val="21"/>
          <w:szCs w:val="21"/>
          <w:highlight w:val="none"/>
          <w:lang w:val="en-US" w:eastAsia="zh-CN" w:bidi="ar"/>
        </w:rPr>
      </w:pPr>
      <w:r>
        <w:rPr>
          <w:rFonts w:hint="eastAsia" w:cs="宋体"/>
          <w:i w:val="0"/>
          <w:iCs w:val="0"/>
          <w:caps w:val="0"/>
          <w:color w:val="000000"/>
          <w:spacing w:val="0"/>
          <w:kern w:val="2"/>
          <w:sz w:val="21"/>
          <w:szCs w:val="21"/>
          <w:highlight w:val="none"/>
          <w:lang w:val="en-US" w:eastAsia="zh-CN" w:bidi="ar"/>
        </w:rPr>
        <w:t>a.发票验真上传文件的类型</w:t>
      </w:r>
      <w:r>
        <w:rPr>
          <w:rFonts w:hint="eastAsia" w:ascii="宋体" w:hAnsi="宋体" w:eastAsia="宋体" w:cs="宋体"/>
          <w:i w:val="0"/>
          <w:iCs w:val="0"/>
          <w:caps w:val="0"/>
          <w:color w:val="000000"/>
          <w:spacing w:val="0"/>
          <w:kern w:val="2"/>
          <w:sz w:val="21"/>
          <w:szCs w:val="21"/>
          <w:highlight w:val="none"/>
          <w:lang w:val="en-US" w:eastAsia="zh-CN" w:bidi="ar"/>
        </w:rPr>
        <w:t>：目前航信仅支持PDF，</w:t>
      </w:r>
      <w:del w:id="781" w:author="刘西西" w:date="2024-05-13T15:51:22Z">
        <w:r>
          <w:rPr>
            <w:rFonts w:hint="eastAsia" w:ascii="宋体" w:hAnsi="宋体" w:eastAsia="宋体" w:cs="宋体"/>
            <w:i w:val="0"/>
            <w:iCs w:val="0"/>
            <w:caps w:val="0"/>
            <w:color w:val="000000"/>
            <w:spacing w:val="0"/>
            <w:kern w:val="2"/>
            <w:sz w:val="21"/>
            <w:szCs w:val="21"/>
            <w:highlight w:val="none"/>
            <w:lang w:val="en-US" w:eastAsia="zh-CN" w:bidi="ar"/>
          </w:rPr>
          <w:delText>是否可以上传xml、OFD进一步确认。</w:delText>
        </w:r>
      </w:del>
    </w:p>
    <w:p>
      <w:pPr>
        <w:pStyle w:val="26"/>
        <w:keepNext w:val="0"/>
        <w:keepLines w:val="0"/>
        <w:widowControl/>
        <w:numPr>
          <w:ilvl w:val="0"/>
          <w:numId w:val="0"/>
        </w:numPr>
        <w:suppressLineNumbers w:val="0"/>
        <w:spacing w:before="0" w:beforeAutospacing="1" w:after="156" w:afterAutospacing="0"/>
        <w:ind w:right="0" w:rightChars="0"/>
        <w:jc w:val="left"/>
        <w:rPr>
          <w:rFonts w:hint="default" w:cs="宋体"/>
          <w:i w:val="0"/>
          <w:iCs w:val="0"/>
          <w:caps w:val="0"/>
          <w:color w:val="000000"/>
          <w:spacing w:val="0"/>
          <w:kern w:val="2"/>
          <w:sz w:val="21"/>
          <w:szCs w:val="21"/>
          <w:highlight w:val="none"/>
          <w:lang w:val="en-US" w:eastAsia="zh-CN" w:bidi="ar"/>
        </w:rPr>
      </w:pPr>
      <w:r>
        <w:rPr>
          <w:rFonts w:hint="eastAsia" w:cs="宋体"/>
          <w:i w:val="0"/>
          <w:iCs w:val="0"/>
          <w:caps w:val="0"/>
          <w:color w:val="000000"/>
          <w:spacing w:val="0"/>
          <w:kern w:val="2"/>
          <w:sz w:val="21"/>
          <w:szCs w:val="21"/>
          <w:highlight w:val="none"/>
          <w:lang w:val="en-US" w:eastAsia="zh-CN" w:bidi="ar"/>
        </w:rPr>
        <w:t>b.上传发票后，系统调用</w:t>
      </w:r>
      <w:r>
        <w:rPr>
          <w:rFonts w:hint="default" w:cs="宋体"/>
          <w:i w:val="0"/>
          <w:iCs w:val="0"/>
          <w:caps w:val="0"/>
          <w:color w:val="000000"/>
          <w:spacing w:val="0"/>
          <w:kern w:val="2"/>
          <w:sz w:val="21"/>
          <w:szCs w:val="21"/>
          <w:highlight w:val="none"/>
          <w:lang w:val="en-US" w:eastAsia="zh-CN" w:bidi="ar"/>
        </w:rPr>
        <w:t>ocr</w:t>
      </w:r>
      <w:r>
        <w:rPr>
          <w:rFonts w:hint="eastAsia" w:cs="宋体"/>
          <w:i w:val="0"/>
          <w:iCs w:val="0"/>
          <w:caps w:val="0"/>
          <w:color w:val="000000"/>
          <w:spacing w:val="0"/>
          <w:kern w:val="2"/>
          <w:sz w:val="21"/>
          <w:szCs w:val="21"/>
          <w:highlight w:val="none"/>
          <w:lang w:val="en-US" w:eastAsia="zh-CN" w:bidi="ar"/>
        </w:rPr>
        <w:t>接口进行识别，识别后自动推送验真接口，并接收发票结构化数据；</w:t>
      </w:r>
    </w:p>
    <w:p>
      <w:pPr>
        <w:pStyle w:val="26"/>
        <w:keepNext w:val="0"/>
        <w:keepLines w:val="0"/>
        <w:widowControl/>
        <w:numPr>
          <w:ilvl w:val="0"/>
          <w:numId w:val="0"/>
        </w:numPr>
        <w:suppressLineNumbers w:val="0"/>
        <w:spacing w:before="0" w:beforeAutospacing="1" w:after="156" w:afterAutospacing="0"/>
        <w:ind w:right="0" w:rightChars="0"/>
        <w:jc w:val="left"/>
        <w:rPr>
          <w:rFonts w:hint="eastAsia" w:cs="宋体"/>
          <w:i w:val="0"/>
          <w:iCs w:val="0"/>
          <w:caps w:val="0"/>
          <w:color w:val="000000"/>
          <w:spacing w:val="0"/>
          <w:kern w:val="2"/>
          <w:sz w:val="21"/>
          <w:szCs w:val="21"/>
          <w:highlight w:val="none"/>
          <w:lang w:val="en-US" w:eastAsia="zh-CN" w:bidi="ar"/>
        </w:rPr>
      </w:pPr>
      <w:r>
        <w:rPr>
          <w:rFonts w:hint="eastAsia" w:cs="宋体"/>
          <w:i w:val="0"/>
          <w:iCs w:val="0"/>
          <w:caps w:val="0"/>
          <w:color w:val="000000"/>
          <w:spacing w:val="0"/>
          <w:kern w:val="2"/>
          <w:sz w:val="21"/>
          <w:szCs w:val="21"/>
          <w:highlight w:val="none"/>
          <w:lang w:val="en-US" w:eastAsia="zh-CN" w:bidi="ar"/>
        </w:rPr>
        <w:t>c.验真后，回写验真状态，回写时间以航信接口为准；</w:t>
      </w:r>
    </w:p>
    <w:p>
      <w:pPr>
        <w:pStyle w:val="26"/>
        <w:keepNext w:val="0"/>
        <w:keepLines w:val="0"/>
        <w:widowControl/>
        <w:numPr>
          <w:ilvl w:val="0"/>
          <w:numId w:val="0"/>
        </w:numPr>
        <w:suppressLineNumbers w:val="0"/>
        <w:spacing w:before="0" w:beforeAutospacing="1" w:after="156" w:afterAutospacing="0"/>
        <w:ind w:right="0" w:rightChars="0"/>
        <w:jc w:val="left"/>
        <w:rPr>
          <w:rFonts w:hint="default" w:cs="宋体"/>
          <w:i w:val="0"/>
          <w:iCs w:val="0"/>
          <w:caps w:val="0"/>
          <w:color w:val="000000"/>
          <w:spacing w:val="0"/>
          <w:kern w:val="2"/>
          <w:sz w:val="21"/>
          <w:szCs w:val="21"/>
          <w:highlight w:val="none"/>
          <w:lang w:val="en-US" w:eastAsia="zh-CN" w:bidi="ar"/>
        </w:rPr>
      </w:pPr>
      <w:r>
        <w:rPr>
          <w:rFonts w:hint="eastAsia" w:cs="宋体"/>
          <w:i w:val="0"/>
          <w:iCs w:val="0"/>
          <w:caps w:val="0"/>
          <w:color w:val="000000"/>
          <w:spacing w:val="0"/>
          <w:kern w:val="2"/>
          <w:sz w:val="21"/>
          <w:szCs w:val="21"/>
          <w:highlight w:val="none"/>
          <w:lang w:val="en-US" w:eastAsia="zh-CN" w:bidi="ar"/>
        </w:rPr>
        <w:t>d.发票列表中，发票号码字段可点击，点击后链接打开发票界面信息；</w:t>
      </w:r>
    </w:p>
    <w:p>
      <w:pPr>
        <w:pStyle w:val="26"/>
        <w:keepNext w:val="0"/>
        <w:keepLines w:val="0"/>
        <w:widowControl/>
        <w:numPr>
          <w:ilvl w:val="0"/>
          <w:numId w:val="0"/>
        </w:numPr>
        <w:suppressLineNumbers w:val="0"/>
        <w:spacing w:before="0" w:beforeAutospacing="1" w:after="156" w:afterAutospacing="0"/>
        <w:ind w:right="0" w:rightChars="0"/>
        <w:jc w:val="left"/>
        <w:rPr>
          <w:rFonts w:hint="eastAsia" w:cs="宋体"/>
          <w:i w:val="0"/>
          <w:iCs w:val="0"/>
          <w:caps w:val="0"/>
          <w:color w:val="0D0D0D"/>
          <w:spacing w:val="0"/>
          <w:kern w:val="2"/>
          <w:sz w:val="21"/>
          <w:szCs w:val="21"/>
          <w:highlight w:val="none"/>
          <w:lang w:val="en-US" w:eastAsia="zh-CN" w:bidi="ar"/>
        </w:rPr>
      </w:pPr>
      <w:r>
        <w:rPr>
          <w:rFonts w:hint="eastAsia" w:cs="宋体"/>
          <w:i w:val="0"/>
          <w:iCs w:val="0"/>
          <w:caps w:val="0"/>
          <w:color w:val="0D0D0D"/>
          <w:spacing w:val="0"/>
          <w:kern w:val="2"/>
          <w:sz w:val="21"/>
          <w:szCs w:val="21"/>
          <w:highlight w:val="none"/>
          <w:lang w:val="en-US" w:eastAsia="zh-CN" w:bidi="ar"/>
        </w:rPr>
        <w:t>d.对于之前上传验真过的发票，删除后，重新上传；</w:t>
      </w:r>
    </w:p>
    <w:p>
      <w:pPr>
        <w:pStyle w:val="26"/>
        <w:keepNext w:val="0"/>
        <w:keepLines w:val="0"/>
        <w:widowControl/>
        <w:suppressLineNumbers w:val="0"/>
        <w:spacing w:before="0" w:beforeAutospacing="1" w:after="156" w:afterAutospacing="0"/>
        <w:ind w:left="420" w:right="0" w:firstLine="0"/>
        <w:jc w:val="left"/>
        <w:rPr>
          <w:rFonts w:hint="eastAsia" w:ascii="Wingdings" w:hAnsi="Wingdings" w:cs="Arial"/>
          <w:b/>
          <w:bCs w:val="0"/>
          <w:kern w:val="0"/>
          <w:sz w:val="21"/>
          <w:szCs w:val="21"/>
          <w:lang w:val="en-US" w:eastAsia="zh-CN" w:bidi="ar"/>
        </w:rPr>
      </w:pPr>
      <w:r>
        <w:rPr>
          <w:rFonts w:hint="default" w:ascii="Wingdings" w:hAnsi="Wingdings" w:eastAsia="宋体" w:cs="Arial"/>
          <w:b/>
          <w:bCs w:val="0"/>
          <w:kern w:val="0"/>
          <w:sz w:val="21"/>
          <w:szCs w:val="21"/>
          <w:lang w:val="en-US" w:eastAsia="zh-CN" w:bidi="ar"/>
        </w:rPr>
        <w:t xml:space="preserve">Ø </w:t>
      </w:r>
      <w:r>
        <w:rPr>
          <w:rFonts w:hint="eastAsia" w:ascii="Wingdings" w:hAnsi="Wingdings" w:cs="Arial"/>
          <w:b/>
          <w:bCs w:val="0"/>
          <w:kern w:val="0"/>
          <w:sz w:val="21"/>
          <w:szCs w:val="21"/>
          <w:lang w:val="en-US" w:eastAsia="zh-CN" w:bidi="ar"/>
        </w:rPr>
        <w:t>【发票验真】界面列表字段</w:t>
      </w:r>
    </w:p>
    <w:tbl>
      <w:tblPr>
        <w:tblStyle w:val="29"/>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917"/>
        <w:gridCol w:w="1267"/>
        <w:gridCol w:w="895"/>
        <w:gridCol w:w="585"/>
        <w:gridCol w:w="730"/>
        <w:gridCol w:w="801"/>
        <w:gridCol w:w="332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538" w:type="pct"/>
            <w:tcBorders>
              <w:top w:val="single" w:color="000000" w:sz="8" w:space="0"/>
              <w:left w:val="single" w:color="000000" w:sz="8" w:space="0"/>
              <w:bottom w:val="single" w:color="000000" w:sz="8" w:space="0"/>
              <w:right w:val="single" w:color="000000" w:sz="8" w:space="0"/>
            </w:tcBorders>
            <w:shd w:val="clear" w:color="auto" w:fill="DEEAF6"/>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18"/>
                <w:szCs w:val="18"/>
                <w:u w:val="none"/>
                <w:woUserID w:val="2"/>
              </w:rPr>
            </w:pPr>
            <w:r>
              <w:rPr>
                <w:rFonts w:hint="eastAsia" w:ascii="宋体" w:hAnsi="宋体" w:eastAsia="宋体" w:cs="宋体"/>
                <w:b/>
                <w:bCs/>
                <w:i w:val="0"/>
                <w:iCs w:val="0"/>
                <w:color w:val="000000"/>
                <w:kern w:val="0"/>
                <w:sz w:val="18"/>
                <w:szCs w:val="18"/>
                <w:u w:val="none"/>
                <w:lang w:val="en-US" w:eastAsia="zh-CN" w:bidi="ar"/>
                <w:woUserID w:val="2"/>
              </w:rPr>
              <w:t>字段名称</w:t>
            </w:r>
          </w:p>
        </w:tc>
        <w:tc>
          <w:tcPr>
            <w:tcW w:w="743" w:type="pct"/>
            <w:tcBorders>
              <w:top w:val="single" w:color="000000" w:sz="8" w:space="0"/>
              <w:left w:val="nil"/>
              <w:bottom w:val="single" w:color="000000" w:sz="8" w:space="0"/>
              <w:right w:val="single" w:color="000000" w:sz="8" w:space="0"/>
            </w:tcBorders>
            <w:shd w:val="clear" w:color="auto" w:fill="DEEAF6"/>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18"/>
                <w:szCs w:val="18"/>
                <w:u w:val="none"/>
                <w:woUserID w:val="2"/>
              </w:rPr>
            </w:pPr>
            <w:r>
              <w:rPr>
                <w:rFonts w:hint="eastAsia" w:ascii="宋体" w:hAnsi="宋体" w:eastAsia="宋体" w:cs="宋体"/>
                <w:b/>
                <w:bCs/>
                <w:i w:val="0"/>
                <w:iCs w:val="0"/>
                <w:color w:val="000000"/>
                <w:kern w:val="0"/>
                <w:sz w:val="18"/>
                <w:szCs w:val="18"/>
                <w:u w:val="none"/>
                <w:lang w:val="en-US" w:eastAsia="zh-CN" w:bidi="ar"/>
                <w:woUserID w:val="2"/>
              </w:rPr>
              <w:t>中文名称</w:t>
            </w:r>
          </w:p>
        </w:tc>
        <w:tc>
          <w:tcPr>
            <w:tcW w:w="525" w:type="pct"/>
            <w:tcBorders>
              <w:top w:val="single" w:color="000000" w:sz="8" w:space="0"/>
              <w:left w:val="nil"/>
              <w:bottom w:val="single" w:color="000000" w:sz="8" w:space="0"/>
              <w:right w:val="single" w:color="000000" w:sz="8" w:space="0"/>
            </w:tcBorders>
            <w:shd w:val="clear" w:color="auto" w:fill="DEEAF6"/>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18"/>
                <w:szCs w:val="18"/>
                <w:u w:val="none"/>
                <w:woUserID w:val="2"/>
              </w:rPr>
            </w:pPr>
            <w:r>
              <w:rPr>
                <w:rFonts w:hint="eastAsia" w:ascii="宋体" w:hAnsi="宋体" w:eastAsia="宋体" w:cs="宋体"/>
                <w:b/>
                <w:bCs/>
                <w:i w:val="0"/>
                <w:iCs w:val="0"/>
                <w:color w:val="000000"/>
                <w:kern w:val="0"/>
                <w:sz w:val="18"/>
                <w:szCs w:val="18"/>
                <w:u w:val="none"/>
                <w:lang w:val="en-US" w:eastAsia="zh-CN" w:bidi="ar"/>
                <w:woUserID w:val="2"/>
              </w:rPr>
              <w:t>数据类型</w:t>
            </w:r>
          </w:p>
        </w:tc>
        <w:tc>
          <w:tcPr>
            <w:tcW w:w="343" w:type="pct"/>
            <w:tcBorders>
              <w:top w:val="single" w:color="000000" w:sz="8" w:space="0"/>
              <w:left w:val="nil"/>
              <w:bottom w:val="single" w:color="000000" w:sz="8" w:space="0"/>
              <w:right w:val="single" w:color="000000" w:sz="8" w:space="0"/>
            </w:tcBorders>
            <w:shd w:val="clear" w:color="auto" w:fill="DEEAF6"/>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18"/>
                <w:szCs w:val="18"/>
                <w:u w:val="none"/>
                <w:woUserID w:val="2"/>
              </w:rPr>
            </w:pPr>
            <w:r>
              <w:rPr>
                <w:rFonts w:hint="eastAsia" w:ascii="宋体" w:hAnsi="宋体" w:eastAsia="宋体" w:cs="宋体"/>
                <w:b/>
                <w:bCs/>
                <w:i w:val="0"/>
                <w:iCs w:val="0"/>
                <w:color w:val="000000"/>
                <w:kern w:val="0"/>
                <w:sz w:val="18"/>
                <w:szCs w:val="18"/>
                <w:u w:val="none"/>
                <w:lang w:val="en-US" w:eastAsia="zh-CN" w:bidi="ar"/>
                <w:woUserID w:val="2"/>
              </w:rPr>
              <w:t>长度</w:t>
            </w:r>
          </w:p>
        </w:tc>
        <w:tc>
          <w:tcPr>
            <w:tcW w:w="428" w:type="pct"/>
            <w:tcBorders>
              <w:top w:val="single" w:color="000000" w:sz="8" w:space="0"/>
              <w:left w:val="nil"/>
              <w:bottom w:val="single" w:color="000000" w:sz="8" w:space="0"/>
              <w:right w:val="single" w:color="000000" w:sz="8" w:space="0"/>
            </w:tcBorders>
            <w:shd w:val="clear" w:color="auto" w:fill="DEEAF6"/>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18"/>
                <w:szCs w:val="18"/>
                <w:u w:val="none"/>
                <w:woUserID w:val="2"/>
              </w:rPr>
            </w:pPr>
            <w:r>
              <w:rPr>
                <w:rFonts w:hint="eastAsia" w:ascii="宋体" w:hAnsi="宋体" w:eastAsia="宋体" w:cs="宋体"/>
                <w:b/>
                <w:bCs/>
                <w:i w:val="0"/>
                <w:iCs w:val="0"/>
                <w:color w:val="000000"/>
                <w:kern w:val="0"/>
                <w:sz w:val="18"/>
                <w:szCs w:val="18"/>
                <w:u w:val="none"/>
                <w:lang w:val="en-US" w:eastAsia="zh-CN" w:bidi="ar"/>
                <w:woUserID w:val="2"/>
              </w:rPr>
              <w:t>必输项</w:t>
            </w:r>
          </w:p>
        </w:tc>
        <w:tc>
          <w:tcPr>
            <w:tcW w:w="470" w:type="pct"/>
            <w:tcBorders>
              <w:top w:val="single" w:color="000000" w:sz="8" w:space="0"/>
              <w:left w:val="nil"/>
              <w:bottom w:val="single" w:color="000000" w:sz="8" w:space="0"/>
              <w:right w:val="single" w:color="000000" w:sz="8" w:space="0"/>
            </w:tcBorders>
            <w:shd w:val="clear" w:color="auto" w:fill="DEEAF6"/>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18"/>
                <w:szCs w:val="18"/>
                <w:u w:val="none"/>
                <w:woUserID w:val="2"/>
              </w:rPr>
            </w:pPr>
            <w:r>
              <w:rPr>
                <w:rFonts w:hint="eastAsia" w:ascii="宋体" w:hAnsi="宋体" w:eastAsia="宋体" w:cs="宋体"/>
                <w:b/>
                <w:bCs/>
                <w:i w:val="0"/>
                <w:iCs w:val="0"/>
                <w:color w:val="000000"/>
                <w:kern w:val="0"/>
                <w:sz w:val="18"/>
                <w:szCs w:val="18"/>
                <w:u w:val="none"/>
                <w:lang w:val="en-US" w:eastAsia="zh-CN" w:bidi="ar"/>
                <w:woUserID w:val="2"/>
              </w:rPr>
              <w:t>可编辑</w:t>
            </w:r>
          </w:p>
        </w:tc>
        <w:tc>
          <w:tcPr>
            <w:tcW w:w="1950" w:type="pct"/>
            <w:tcBorders>
              <w:top w:val="single" w:color="000000" w:sz="8" w:space="0"/>
              <w:left w:val="nil"/>
              <w:bottom w:val="single" w:color="000000" w:sz="8" w:space="0"/>
              <w:right w:val="single" w:color="000000" w:sz="8" w:space="0"/>
            </w:tcBorders>
            <w:shd w:val="clear" w:color="auto" w:fill="DEEAF6"/>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18"/>
                <w:szCs w:val="18"/>
                <w:u w:val="none"/>
                <w:woUserID w:val="2"/>
              </w:rPr>
            </w:pPr>
            <w:r>
              <w:rPr>
                <w:rFonts w:hint="eastAsia" w:ascii="宋体" w:hAnsi="宋体" w:eastAsia="宋体" w:cs="宋体"/>
                <w:b/>
                <w:bCs/>
                <w:i w:val="0"/>
                <w:iCs w:val="0"/>
                <w:color w:val="000000"/>
                <w:kern w:val="0"/>
                <w:sz w:val="18"/>
                <w:szCs w:val="18"/>
                <w:u w:val="none"/>
                <w:lang w:val="en-US" w:eastAsia="zh-CN" w:bidi="ar"/>
                <w:woUserID w:val="2"/>
              </w:rPr>
              <w:t>数据来源&amp;规则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538" w:type="pct"/>
            <w:tcBorders>
              <w:top w:val="nil"/>
              <w:left w:val="single" w:color="000000" w:sz="8" w:space="0"/>
              <w:bottom w:val="single" w:color="000000" w:sz="8" w:space="0"/>
              <w:right w:val="single" w:color="000000" w:sz="8" w:space="0"/>
            </w:tcBorders>
            <w:shd w:val="clear" w:color="auto" w:fill="auto"/>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olor w:val="000000"/>
                <w:sz w:val="18"/>
                <w:szCs w:val="18"/>
                <w:u w:val="none"/>
                <w:woUserID w:val="2"/>
              </w:rPr>
            </w:pPr>
            <w:r>
              <w:rPr>
                <w:rFonts w:hint="eastAsia" w:ascii="宋体" w:hAnsi="宋体" w:eastAsia="宋体" w:cs="宋体"/>
                <w:i w:val="0"/>
                <w:iCs w:val="0"/>
                <w:color w:val="000000"/>
                <w:kern w:val="0"/>
                <w:sz w:val="18"/>
                <w:szCs w:val="18"/>
                <w:u w:val="none"/>
                <w:lang w:val="en-US" w:eastAsia="zh-CN" w:bidi="ar"/>
                <w:woUserID w:val="2"/>
              </w:rPr>
              <w:t>ywj</w:t>
            </w:r>
          </w:p>
        </w:tc>
        <w:tc>
          <w:tcPr>
            <w:tcW w:w="743" w:type="pct"/>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olor w:val="000000"/>
                <w:sz w:val="18"/>
                <w:szCs w:val="18"/>
                <w:u w:val="none"/>
                <w:woUserID w:val="2"/>
              </w:rPr>
            </w:pPr>
            <w:r>
              <w:rPr>
                <w:rFonts w:hint="eastAsia" w:ascii="宋体" w:hAnsi="宋体" w:eastAsia="宋体" w:cs="宋体"/>
                <w:i w:val="0"/>
                <w:iCs w:val="0"/>
                <w:color w:val="000000"/>
                <w:kern w:val="0"/>
                <w:sz w:val="18"/>
                <w:szCs w:val="18"/>
                <w:u w:val="none"/>
                <w:lang w:val="en-US" w:eastAsia="zh-CN" w:bidi="ar"/>
                <w:woUserID w:val="2"/>
              </w:rPr>
              <w:t>源文件</w:t>
            </w:r>
          </w:p>
        </w:tc>
        <w:tc>
          <w:tcPr>
            <w:tcW w:w="525" w:type="pct"/>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olor w:val="000000"/>
                <w:sz w:val="18"/>
                <w:szCs w:val="18"/>
                <w:u w:val="none"/>
                <w:woUserID w:val="2"/>
              </w:rPr>
            </w:pPr>
            <w:r>
              <w:rPr>
                <w:rFonts w:hint="eastAsia" w:ascii="宋体" w:hAnsi="宋体" w:eastAsia="宋体" w:cs="宋体"/>
                <w:i w:val="0"/>
                <w:iCs w:val="0"/>
                <w:color w:val="000000"/>
                <w:kern w:val="0"/>
                <w:sz w:val="18"/>
                <w:szCs w:val="18"/>
                <w:u w:val="none"/>
                <w:lang w:val="en-US" w:eastAsia="zh-CN" w:bidi="ar"/>
                <w:woUserID w:val="2"/>
              </w:rPr>
              <w:t>链接</w:t>
            </w:r>
          </w:p>
        </w:tc>
        <w:tc>
          <w:tcPr>
            <w:tcW w:w="343" w:type="pct"/>
            <w:tcBorders>
              <w:top w:val="nil"/>
              <w:left w:val="nil"/>
              <w:bottom w:val="single" w:color="000000" w:sz="8" w:space="0"/>
              <w:right w:val="single" w:color="000000" w:sz="8" w:space="0"/>
            </w:tcBorders>
            <w:shd w:val="clear" w:color="auto" w:fill="auto"/>
            <w:vAlign w:val="top"/>
          </w:tcPr>
          <w:p>
            <w:pPr>
              <w:keepNext w:val="0"/>
              <w:keepLines w:val="0"/>
              <w:suppressLineNumbers w:val="0"/>
              <w:spacing w:before="0" w:beforeAutospacing="0" w:after="0" w:afterAutospacing="0"/>
              <w:ind w:left="0" w:right="0"/>
              <w:jc w:val="both"/>
              <w:rPr>
                <w:rFonts w:hint="eastAsia" w:ascii="宋体" w:hAnsi="宋体" w:eastAsia="宋体" w:cs="宋体"/>
                <w:i w:val="0"/>
                <w:iCs w:val="0"/>
                <w:color w:val="000000"/>
                <w:sz w:val="18"/>
                <w:szCs w:val="18"/>
                <w:u w:val="none"/>
                <w:woUserID w:val="2"/>
              </w:rPr>
            </w:pPr>
          </w:p>
        </w:tc>
        <w:tc>
          <w:tcPr>
            <w:tcW w:w="428" w:type="pct"/>
            <w:tcBorders>
              <w:top w:val="nil"/>
              <w:left w:val="nil"/>
              <w:bottom w:val="single" w:color="000000" w:sz="8" w:space="0"/>
              <w:right w:val="single" w:color="000000" w:sz="8" w:space="0"/>
            </w:tcBorders>
            <w:shd w:val="clear" w:color="auto" w:fill="auto"/>
            <w:vAlign w:val="top"/>
          </w:tcPr>
          <w:p>
            <w:pPr>
              <w:keepNext w:val="0"/>
              <w:keepLines w:val="0"/>
              <w:suppressLineNumbers w:val="0"/>
              <w:spacing w:before="0" w:beforeAutospacing="0" w:after="0" w:afterAutospacing="0"/>
              <w:ind w:left="0" w:right="0"/>
              <w:jc w:val="both"/>
              <w:rPr>
                <w:rFonts w:hint="eastAsia" w:ascii="宋体" w:hAnsi="宋体" w:eastAsia="宋体" w:cs="宋体"/>
                <w:i w:val="0"/>
                <w:iCs w:val="0"/>
                <w:color w:val="000000"/>
                <w:sz w:val="18"/>
                <w:szCs w:val="18"/>
                <w:u w:val="none"/>
                <w:woUserID w:val="2"/>
              </w:rPr>
            </w:pPr>
          </w:p>
        </w:tc>
        <w:tc>
          <w:tcPr>
            <w:tcW w:w="470" w:type="pct"/>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olor w:val="000000"/>
                <w:sz w:val="18"/>
                <w:szCs w:val="18"/>
                <w:u w:val="none"/>
                <w:woUserID w:val="2"/>
              </w:rPr>
            </w:pPr>
            <w:r>
              <w:rPr>
                <w:rFonts w:hint="eastAsia" w:ascii="宋体" w:hAnsi="宋体" w:eastAsia="宋体" w:cs="宋体"/>
                <w:i w:val="0"/>
                <w:iCs w:val="0"/>
                <w:color w:val="000000"/>
                <w:kern w:val="0"/>
                <w:sz w:val="18"/>
                <w:szCs w:val="18"/>
                <w:u w:val="none"/>
                <w:lang w:val="en-US" w:eastAsia="zh-CN" w:bidi="ar"/>
                <w:woUserID w:val="2"/>
              </w:rPr>
              <w:t>否</w:t>
            </w:r>
          </w:p>
        </w:tc>
        <w:tc>
          <w:tcPr>
            <w:tcW w:w="1950" w:type="pct"/>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olor w:val="000000"/>
                <w:sz w:val="18"/>
                <w:szCs w:val="18"/>
                <w:u w:val="none"/>
                <w:woUserID w:val="2"/>
              </w:rPr>
            </w:pPr>
            <w:r>
              <w:rPr>
                <w:rFonts w:hint="eastAsia" w:ascii="宋体" w:hAnsi="宋体" w:eastAsia="宋体" w:cs="宋体"/>
                <w:i w:val="0"/>
                <w:iCs w:val="0"/>
                <w:color w:val="000000"/>
                <w:kern w:val="0"/>
                <w:sz w:val="18"/>
                <w:szCs w:val="18"/>
                <w:u w:val="none"/>
                <w:lang w:val="en-US" w:eastAsia="zh-CN" w:bidi="ar"/>
                <w:woUserID w:val="2"/>
              </w:rPr>
              <w:t>链接，点击可连接查看pdf</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538" w:type="pct"/>
            <w:tcBorders>
              <w:top w:val="nil"/>
              <w:left w:val="single" w:color="000000" w:sz="8" w:space="0"/>
              <w:bottom w:val="single" w:color="000000" w:sz="8" w:space="0"/>
              <w:right w:val="single" w:color="000000" w:sz="8" w:space="0"/>
            </w:tcBorders>
            <w:shd w:val="clear" w:color="auto" w:fill="auto"/>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olor w:val="000000"/>
                <w:sz w:val="18"/>
                <w:szCs w:val="18"/>
                <w:u w:val="none"/>
                <w:woUserID w:val="2"/>
              </w:rPr>
            </w:pPr>
            <w:r>
              <w:rPr>
                <w:rFonts w:hint="eastAsia" w:ascii="宋体" w:hAnsi="宋体" w:eastAsia="宋体" w:cs="宋体"/>
                <w:i w:val="0"/>
                <w:iCs w:val="0"/>
                <w:color w:val="000000"/>
                <w:kern w:val="0"/>
                <w:sz w:val="18"/>
                <w:szCs w:val="18"/>
                <w:u w:val="none"/>
                <w:lang w:val="en-US" w:eastAsia="zh-CN" w:bidi="ar"/>
                <w:woUserID w:val="2"/>
              </w:rPr>
              <w:t>fphm</w:t>
            </w:r>
          </w:p>
        </w:tc>
        <w:tc>
          <w:tcPr>
            <w:tcW w:w="743" w:type="pct"/>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olor w:val="000000"/>
                <w:sz w:val="18"/>
                <w:szCs w:val="18"/>
                <w:u w:val="none"/>
                <w:woUserID w:val="2"/>
              </w:rPr>
            </w:pPr>
            <w:r>
              <w:rPr>
                <w:rFonts w:hint="eastAsia" w:ascii="宋体" w:hAnsi="宋体" w:eastAsia="宋体" w:cs="宋体"/>
                <w:i w:val="0"/>
                <w:iCs w:val="0"/>
                <w:color w:val="000000"/>
                <w:kern w:val="0"/>
                <w:sz w:val="18"/>
                <w:szCs w:val="18"/>
                <w:u w:val="none"/>
                <w:lang w:val="en-US" w:eastAsia="zh-CN" w:bidi="ar"/>
                <w:woUserID w:val="2"/>
              </w:rPr>
              <w:t>发票号码</w:t>
            </w:r>
          </w:p>
        </w:tc>
        <w:tc>
          <w:tcPr>
            <w:tcW w:w="525" w:type="pct"/>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olor w:val="000000"/>
                <w:sz w:val="18"/>
                <w:szCs w:val="18"/>
                <w:u w:val="none"/>
                <w:woUserID w:val="2"/>
              </w:rPr>
            </w:pPr>
            <w:r>
              <w:rPr>
                <w:rFonts w:hint="eastAsia" w:ascii="宋体" w:hAnsi="宋体" w:eastAsia="宋体" w:cs="宋体"/>
                <w:i w:val="0"/>
                <w:iCs w:val="0"/>
                <w:color w:val="000000"/>
                <w:kern w:val="0"/>
                <w:sz w:val="18"/>
                <w:szCs w:val="18"/>
                <w:u w:val="none"/>
                <w:lang w:val="en-US" w:eastAsia="zh-CN" w:bidi="ar"/>
                <w:woUserID w:val="2"/>
              </w:rPr>
              <w:t>字符</w:t>
            </w:r>
          </w:p>
        </w:tc>
        <w:tc>
          <w:tcPr>
            <w:tcW w:w="343" w:type="pct"/>
            <w:tcBorders>
              <w:top w:val="nil"/>
              <w:left w:val="nil"/>
              <w:bottom w:val="single" w:color="000000" w:sz="8" w:space="0"/>
              <w:right w:val="single" w:color="000000" w:sz="8" w:space="0"/>
            </w:tcBorders>
            <w:shd w:val="clear" w:color="auto" w:fill="auto"/>
            <w:vAlign w:val="top"/>
          </w:tcPr>
          <w:p>
            <w:pPr>
              <w:keepNext w:val="0"/>
              <w:keepLines w:val="0"/>
              <w:suppressLineNumbers w:val="0"/>
              <w:spacing w:before="0" w:beforeAutospacing="0" w:after="0" w:afterAutospacing="0"/>
              <w:ind w:left="0" w:right="0"/>
              <w:jc w:val="both"/>
              <w:rPr>
                <w:rFonts w:hint="eastAsia" w:ascii="宋体" w:hAnsi="宋体" w:eastAsia="宋体" w:cs="宋体"/>
                <w:i w:val="0"/>
                <w:iCs w:val="0"/>
                <w:color w:val="000000"/>
                <w:sz w:val="20"/>
                <w:szCs w:val="20"/>
                <w:u w:val="none"/>
                <w:woUserID w:val="2"/>
              </w:rPr>
            </w:pPr>
          </w:p>
        </w:tc>
        <w:tc>
          <w:tcPr>
            <w:tcW w:w="428" w:type="pct"/>
            <w:tcBorders>
              <w:top w:val="nil"/>
              <w:left w:val="nil"/>
              <w:bottom w:val="single" w:color="000000" w:sz="8" w:space="0"/>
              <w:right w:val="single" w:color="000000" w:sz="8" w:space="0"/>
            </w:tcBorders>
            <w:shd w:val="clear" w:color="auto" w:fill="auto"/>
            <w:vAlign w:val="top"/>
          </w:tcPr>
          <w:p>
            <w:pPr>
              <w:keepNext w:val="0"/>
              <w:keepLines w:val="0"/>
              <w:suppressLineNumbers w:val="0"/>
              <w:spacing w:before="0" w:beforeAutospacing="0" w:after="0" w:afterAutospacing="0"/>
              <w:ind w:left="0" w:right="0"/>
              <w:jc w:val="both"/>
              <w:rPr>
                <w:rFonts w:hint="eastAsia" w:ascii="宋体" w:hAnsi="宋体" w:eastAsia="宋体" w:cs="宋体"/>
                <w:i w:val="0"/>
                <w:iCs w:val="0"/>
                <w:color w:val="000000"/>
                <w:sz w:val="20"/>
                <w:szCs w:val="20"/>
                <w:u w:val="none"/>
                <w:woUserID w:val="2"/>
              </w:rPr>
            </w:pPr>
          </w:p>
        </w:tc>
        <w:tc>
          <w:tcPr>
            <w:tcW w:w="470" w:type="pct"/>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olor w:val="000000"/>
                <w:sz w:val="18"/>
                <w:szCs w:val="18"/>
                <w:u w:val="none"/>
                <w:woUserID w:val="2"/>
              </w:rPr>
            </w:pPr>
            <w:r>
              <w:rPr>
                <w:rFonts w:hint="eastAsia" w:ascii="宋体" w:hAnsi="宋体" w:eastAsia="宋体" w:cs="宋体"/>
                <w:i w:val="0"/>
                <w:iCs w:val="0"/>
                <w:color w:val="000000"/>
                <w:kern w:val="0"/>
                <w:sz w:val="18"/>
                <w:szCs w:val="18"/>
                <w:u w:val="none"/>
                <w:lang w:val="en-US" w:eastAsia="zh-CN" w:bidi="ar"/>
                <w:woUserID w:val="2"/>
              </w:rPr>
              <w:t>否</w:t>
            </w:r>
          </w:p>
        </w:tc>
        <w:tc>
          <w:tcPr>
            <w:tcW w:w="1950" w:type="pct"/>
            <w:tcBorders>
              <w:top w:val="nil"/>
              <w:left w:val="nil"/>
              <w:bottom w:val="single" w:color="000000" w:sz="8" w:space="0"/>
              <w:right w:val="single" w:color="000000" w:sz="8" w:space="0"/>
            </w:tcBorders>
            <w:shd w:val="clear" w:color="auto" w:fill="auto"/>
            <w:vAlign w:val="top"/>
          </w:tcPr>
          <w:p>
            <w:pPr>
              <w:keepNext w:val="0"/>
              <w:keepLines w:val="0"/>
              <w:suppressLineNumbers w:val="0"/>
              <w:spacing w:before="0" w:beforeAutospacing="0" w:after="0" w:afterAutospacing="0"/>
              <w:ind w:left="0" w:right="0"/>
              <w:jc w:val="left"/>
              <w:rPr>
                <w:rFonts w:hint="eastAsia" w:ascii="宋体" w:hAnsi="宋体" w:eastAsia="宋体" w:cs="宋体"/>
                <w:i w:val="0"/>
                <w:iCs w:val="0"/>
                <w:color w:val="000000"/>
                <w:sz w:val="18"/>
                <w:szCs w:val="18"/>
                <w:u w:val="none"/>
                <w:woUserID w:val="2"/>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538" w:type="pct"/>
            <w:tcBorders>
              <w:top w:val="nil"/>
              <w:left w:val="single" w:color="000000" w:sz="8" w:space="0"/>
              <w:bottom w:val="single" w:color="000000" w:sz="8" w:space="0"/>
              <w:right w:val="single" w:color="000000" w:sz="8" w:space="0"/>
            </w:tcBorders>
            <w:shd w:val="clear" w:color="auto" w:fill="auto"/>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olor w:val="000000"/>
                <w:sz w:val="18"/>
                <w:szCs w:val="18"/>
                <w:u w:val="none"/>
                <w:woUserID w:val="2"/>
              </w:rPr>
            </w:pPr>
            <w:r>
              <w:rPr>
                <w:rFonts w:hint="eastAsia" w:ascii="宋体" w:hAnsi="宋体" w:eastAsia="宋体" w:cs="宋体"/>
                <w:i w:val="0"/>
                <w:iCs w:val="0"/>
                <w:color w:val="000000"/>
                <w:kern w:val="0"/>
                <w:sz w:val="18"/>
                <w:szCs w:val="18"/>
                <w:u w:val="none"/>
                <w:lang w:val="en-US" w:eastAsia="zh-CN" w:bidi="ar"/>
                <w:woUserID w:val="2"/>
              </w:rPr>
              <w:t>fpdm</w:t>
            </w:r>
          </w:p>
        </w:tc>
        <w:tc>
          <w:tcPr>
            <w:tcW w:w="743" w:type="pct"/>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olor w:val="000000"/>
                <w:sz w:val="18"/>
                <w:szCs w:val="18"/>
                <w:u w:val="none"/>
                <w:woUserID w:val="2"/>
              </w:rPr>
            </w:pPr>
            <w:r>
              <w:rPr>
                <w:rFonts w:hint="eastAsia" w:ascii="宋体" w:hAnsi="宋体" w:eastAsia="宋体" w:cs="宋体"/>
                <w:i w:val="0"/>
                <w:iCs w:val="0"/>
                <w:color w:val="000000"/>
                <w:kern w:val="0"/>
                <w:sz w:val="18"/>
                <w:szCs w:val="18"/>
                <w:u w:val="none"/>
                <w:lang w:val="en-US" w:eastAsia="zh-CN" w:bidi="ar"/>
                <w:woUserID w:val="2"/>
              </w:rPr>
              <w:t>发票代码</w:t>
            </w:r>
          </w:p>
        </w:tc>
        <w:tc>
          <w:tcPr>
            <w:tcW w:w="525" w:type="pct"/>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olor w:val="000000"/>
                <w:sz w:val="18"/>
                <w:szCs w:val="18"/>
                <w:u w:val="none"/>
                <w:woUserID w:val="2"/>
              </w:rPr>
            </w:pPr>
            <w:r>
              <w:rPr>
                <w:rFonts w:hint="eastAsia" w:ascii="宋体" w:hAnsi="宋体" w:eastAsia="宋体" w:cs="宋体"/>
                <w:i w:val="0"/>
                <w:iCs w:val="0"/>
                <w:color w:val="000000"/>
                <w:kern w:val="0"/>
                <w:sz w:val="18"/>
                <w:szCs w:val="18"/>
                <w:u w:val="none"/>
                <w:lang w:val="en-US" w:eastAsia="zh-CN" w:bidi="ar"/>
                <w:woUserID w:val="2"/>
              </w:rPr>
              <w:t>字符</w:t>
            </w:r>
          </w:p>
        </w:tc>
        <w:tc>
          <w:tcPr>
            <w:tcW w:w="343" w:type="pct"/>
            <w:tcBorders>
              <w:top w:val="nil"/>
              <w:left w:val="nil"/>
              <w:bottom w:val="single" w:color="000000" w:sz="8" w:space="0"/>
              <w:right w:val="single" w:color="000000" w:sz="8" w:space="0"/>
            </w:tcBorders>
            <w:shd w:val="clear" w:color="auto" w:fill="auto"/>
            <w:vAlign w:val="top"/>
          </w:tcPr>
          <w:p>
            <w:pPr>
              <w:keepNext w:val="0"/>
              <w:keepLines w:val="0"/>
              <w:suppressLineNumbers w:val="0"/>
              <w:spacing w:before="0" w:beforeAutospacing="0" w:after="0" w:afterAutospacing="0"/>
              <w:ind w:left="0" w:right="0"/>
              <w:jc w:val="both"/>
              <w:rPr>
                <w:rFonts w:hint="eastAsia" w:ascii="宋体" w:hAnsi="宋体" w:eastAsia="宋体" w:cs="宋体"/>
                <w:i w:val="0"/>
                <w:iCs w:val="0"/>
                <w:color w:val="000000"/>
                <w:sz w:val="20"/>
                <w:szCs w:val="20"/>
                <w:u w:val="none"/>
                <w:woUserID w:val="2"/>
              </w:rPr>
            </w:pPr>
          </w:p>
        </w:tc>
        <w:tc>
          <w:tcPr>
            <w:tcW w:w="428" w:type="pct"/>
            <w:tcBorders>
              <w:top w:val="nil"/>
              <w:left w:val="nil"/>
              <w:bottom w:val="single" w:color="000000" w:sz="8" w:space="0"/>
              <w:right w:val="single" w:color="000000" w:sz="8" w:space="0"/>
            </w:tcBorders>
            <w:shd w:val="clear" w:color="auto" w:fill="auto"/>
            <w:vAlign w:val="top"/>
          </w:tcPr>
          <w:p>
            <w:pPr>
              <w:keepNext w:val="0"/>
              <w:keepLines w:val="0"/>
              <w:suppressLineNumbers w:val="0"/>
              <w:spacing w:before="0" w:beforeAutospacing="0" w:after="0" w:afterAutospacing="0"/>
              <w:ind w:left="0" w:right="0"/>
              <w:jc w:val="both"/>
              <w:rPr>
                <w:rFonts w:hint="eastAsia" w:ascii="宋体" w:hAnsi="宋体" w:eastAsia="宋体" w:cs="宋体"/>
                <w:i w:val="0"/>
                <w:iCs w:val="0"/>
                <w:color w:val="000000"/>
                <w:sz w:val="20"/>
                <w:szCs w:val="20"/>
                <w:u w:val="none"/>
                <w:woUserID w:val="2"/>
              </w:rPr>
            </w:pPr>
          </w:p>
        </w:tc>
        <w:tc>
          <w:tcPr>
            <w:tcW w:w="470" w:type="pct"/>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olor w:val="000000"/>
                <w:sz w:val="18"/>
                <w:szCs w:val="18"/>
                <w:u w:val="none"/>
                <w:woUserID w:val="2"/>
              </w:rPr>
            </w:pPr>
            <w:r>
              <w:rPr>
                <w:rFonts w:hint="eastAsia" w:ascii="宋体" w:hAnsi="宋体" w:eastAsia="宋体" w:cs="宋体"/>
                <w:i w:val="0"/>
                <w:iCs w:val="0"/>
                <w:color w:val="000000"/>
                <w:kern w:val="0"/>
                <w:sz w:val="18"/>
                <w:szCs w:val="18"/>
                <w:u w:val="none"/>
                <w:lang w:val="en-US" w:eastAsia="zh-CN" w:bidi="ar"/>
                <w:woUserID w:val="2"/>
              </w:rPr>
              <w:t>否</w:t>
            </w:r>
          </w:p>
        </w:tc>
        <w:tc>
          <w:tcPr>
            <w:tcW w:w="1950" w:type="pct"/>
            <w:tcBorders>
              <w:top w:val="nil"/>
              <w:left w:val="nil"/>
              <w:bottom w:val="single" w:color="000000" w:sz="8" w:space="0"/>
              <w:right w:val="single" w:color="000000" w:sz="8" w:space="0"/>
            </w:tcBorders>
            <w:shd w:val="clear" w:color="auto" w:fill="auto"/>
            <w:vAlign w:val="top"/>
          </w:tcPr>
          <w:p>
            <w:pPr>
              <w:keepNext w:val="0"/>
              <w:keepLines w:val="0"/>
              <w:suppressLineNumbers w:val="0"/>
              <w:spacing w:before="0" w:beforeAutospacing="0" w:after="0" w:afterAutospacing="0"/>
              <w:ind w:left="0" w:right="0"/>
              <w:jc w:val="left"/>
              <w:rPr>
                <w:rFonts w:hint="eastAsia" w:ascii="宋体" w:hAnsi="宋体" w:eastAsia="宋体" w:cs="宋体"/>
                <w:i w:val="0"/>
                <w:iCs w:val="0"/>
                <w:color w:val="000000"/>
                <w:sz w:val="18"/>
                <w:szCs w:val="18"/>
                <w:u w:val="none"/>
                <w:woUserID w:val="2"/>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538" w:type="pct"/>
            <w:tcBorders>
              <w:top w:val="nil"/>
              <w:left w:val="single" w:color="000000" w:sz="8" w:space="0"/>
              <w:bottom w:val="single" w:color="000000" w:sz="8" w:space="0"/>
              <w:right w:val="single" w:color="000000" w:sz="8" w:space="0"/>
            </w:tcBorders>
            <w:shd w:val="clear" w:color="auto" w:fill="auto"/>
            <w:vAlign w:val="top"/>
          </w:tcPr>
          <w:p>
            <w:pPr>
              <w:keepNext w:val="0"/>
              <w:keepLines w:val="0"/>
              <w:widowControl/>
              <w:suppressLineNumbers w:val="0"/>
              <w:spacing w:before="0" w:beforeAutospacing="0" w:after="0" w:afterAutospacing="0"/>
              <w:ind w:left="0" w:leftChars="0" w:right="0" w:rightChars="0"/>
              <w:jc w:val="both"/>
              <w:textAlignment w:val="top"/>
              <w:rPr>
                <w:rFonts w:hint="eastAsia" w:ascii="宋体" w:hAnsi="宋体" w:eastAsia="宋体" w:cs="宋体"/>
                <w:i w:val="0"/>
                <w:iCs w:val="0"/>
                <w:color w:val="000000"/>
                <w:kern w:val="2"/>
                <w:sz w:val="18"/>
                <w:szCs w:val="18"/>
                <w:u w:val="none"/>
                <w:lang w:val="en-US" w:eastAsia="zh" w:bidi="ar-SA"/>
                <w:woUserID w:val="2"/>
              </w:rPr>
            </w:pPr>
            <w:r>
              <w:rPr>
                <w:rFonts w:hint="eastAsia" w:ascii="宋体" w:hAnsi="宋体" w:eastAsia="宋体" w:cs="宋体"/>
                <w:i w:val="0"/>
                <w:iCs w:val="0"/>
                <w:color w:val="000000"/>
                <w:kern w:val="2"/>
                <w:sz w:val="18"/>
                <w:szCs w:val="18"/>
                <w:u w:val="none"/>
                <w:lang w:val="en-US" w:eastAsia="zh" w:bidi="ar-SA"/>
                <w:woUserID w:val="2"/>
              </w:rPr>
              <w:t>fplx</w:t>
            </w:r>
          </w:p>
        </w:tc>
        <w:tc>
          <w:tcPr>
            <w:tcW w:w="743" w:type="pct"/>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spacing w:before="0" w:beforeAutospacing="0" w:after="0" w:afterAutospacing="0"/>
              <w:ind w:left="0" w:leftChars="0" w:right="0" w:rightChars="0"/>
              <w:jc w:val="both"/>
              <w:textAlignment w:val="top"/>
              <w:rPr>
                <w:rFonts w:hint="eastAsia" w:ascii="宋体" w:hAnsi="宋体" w:eastAsia="宋体" w:cs="宋体"/>
                <w:i w:val="0"/>
                <w:iCs w:val="0"/>
                <w:color w:val="000000"/>
                <w:kern w:val="2"/>
                <w:sz w:val="18"/>
                <w:szCs w:val="18"/>
                <w:u w:val="none"/>
                <w:lang w:val="en-US" w:eastAsia="zh-CN" w:bidi="ar-SA"/>
                <w:woUserID w:val="2"/>
              </w:rPr>
            </w:pPr>
            <w:r>
              <w:rPr>
                <w:rFonts w:hint="eastAsia" w:ascii="宋体" w:hAnsi="宋体" w:eastAsia="宋体" w:cs="宋体"/>
                <w:i w:val="0"/>
                <w:iCs w:val="0"/>
                <w:color w:val="000000"/>
                <w:kern w:val="0"/>
                <w:sz w:val="18"/>
                <w:szCs w:val="18"/>
                <w:u w:val="none"/>
                <w:lang w:val="en-US" w:eastAsia="zh-CN" w:bidi="ar"/>
                <w:woUserID w:val="2"/>
              </w:rPr>
              <w:t>发票类型</w:t>
            </w:r>
          </w:p>
        </w:tc>
        <w:tc>
          <w:tcPr>
            <w:tcW w:w="525" w:type="pct"/>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spacing w:before="0" w:beforeAutospacing="0" w:after="0" w:afterAutospacing="0"/>
              <w:ind w:left="0" w:leftChars="0" w:right="0" w:rightChars="0"/>
              <w:jc w:val="both"/>
              <w:textAlignment w:val="top"/>
              <w:rPr>
                <w:rFonts w:hint="eastAsia" w:ascii="宋体" w:hAnsi="宋体" w:eastAsia="宋体" w:cs="宋体"/>
                <w:i w:val="0"/>
                <w:iCs w:val="0"/>
                <w:color w:val="000000"/>
                <w:kern w:val="2"/>
                <w:sz w:val="18"/>
                <w:szCs w:val="18"/>
                <w:u w:val="none"/>
                <w:lang w:val="en-US" w:eastAsia="zh-CN" w:bidi="ar-SA"/>
                <w:woUserID w:val="2"/>
              </w:rPr>
            </w:pPr>
            <w:r>
              <w:rPr>
                <w:rFonts w:hint="eastAsia" w:ascii="宋体" w:hAnsi="宋体" w:eastAsia="宋体" w:cs="宋体"/>
                <w:i w:val="0"/>
                <w:iCs w:val="0"/>
                <w:color w:val="000000"/>
                <w:kern w:val="0"/>
                <w:sz w:val="18"/>
                <w:szCs w:val="18"/>
                <w:u w:val="none"/>
                <w:lang w:val="en-US" w:eastAsia="zh-CN" w:bidi="ar"/>
                <w:woUserID w:val="2"/>
              </w:rPr>
              <w:t>参照</w:t>
            </w:r>
          </w:p>
        </w:tc>
        <w:tc>
          <w:tcPr>
            <w:tcW w:w="343" w:type="pct"/>
            <w:tcBorders>
              <w:top w:val="nil"/>
              <w:left w:val="nil"/>
              <w:bottom w:val="single" w:color="000000" w:sz="8" w:space="0"/>
              <w:right w:val="single" w:color="000000" w:sz="8" w:space="0"/>
            </w:tcBorders>
            <w:shd w:val="clear" w:color="auto" w:fill="auto"/>
            <w:vAlign w:val="top"/>
          </w:tcPr>
          <w:p>
            <w:pPr>
              <w:keepNext w:val="0"/>
              <w:keepLines w:val="0"/>
              <w:suppressLineNumbers w:val="0"/>
              <w:spacing w:before="0" w:beforeAutospacing="0" w:after="0" w:afterAutospacing="0"/>
              <w:ind w:left="0" w:leftChars="0" w:right="0" w:rightChars="0"/>
              <w:jc w:val="both"/>
              <w:rPr>
                <w:rFonts w:hint="eastAsia" w:ascii="宋体" w:hAnsi="宋体" w:eastAsia="宋体" w:cs="宋体"/>
                <w:i w:val="0"/>
                <w:iCs w:val="0"/>
                <w:color w:val="000000"/>
                <w:kern w:val="2"/>
                <w:sz w:val="20"/>
                <w:szCs w:val="20"/>
                <w:u w:val="none"/>
                <w:lang w:val="en-US" w:eastAsia="zh-CN" w:bidi="ar-SA"/>
                <w:woUserID w:val="2"/>
              </w:rPr>
            </w:pPr>
          </w:p>
        </w:tc>
        <w:tc>
          <w:tcPr>
            <w:tcW w:w="428" w:type="pct"/>
            <w:tcBorders>
              <w:top w:val="nil"/>
              <w:left w:val="nil"/>
              <w:bottom w:val="single" w:color="000000" w:sz="8" w:space="0"/>
              <w:right w:val="single" w:color="000000" w:sz="8" w:space="0"/>
            </w:tcBorders>
            <w:shd w:val="clear" w:color="auto" w:fill="auto"/>
            <w:vAlign w:val="top"/>
          </w:tcPr>
          <w:p>
            <w:pPr>
              <w:keepNext w:val="0"/>
              <w:keepLines w:val="0"/>
              <w:suppressLineNumbers w:val="0"/>
              <w:spacing w:before="0" w:beforeAutospacing="0" w:after="0" w:afterAutospacing="0"/>
              <w:ind w:left="0" w:leftChars="0" w:right="0" w:rightChars="0"/>
              <w:jc w:val="both"/>
              <w:rPr>
                <w:rFonts w:hint="eastAsia" w:ascii="宋体" w:hAnsi="宋体" w:eastAsia="宋体" w:cs="宋体"/>
                <w:i w:val="0"/>
                <w:iCs w:val="0"/>
                <w:color w:val="000000"/>
                <w:kern w:val="2"/>
                <w:sz w:val="20"/>
                <w:szCs w:val="20"/>
                <w:u w:val="none"/>
                <w:lang w:val="en-US" w:eastAsia="zh-CN" w:bidi="ar-SA"/>
                <w:woUserID w:val="2"/>
              </w:rPr>
            </w:pPr>
          </w:p>
        </w:tc>
        <w:tc>
          <w:tcPr>
            <w:tcW w:w="470" w:type="pct"/>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spacing w:before="0" w:beforeAutospacing="0" w:after="0" w:afterAutospacing="0"/>
              <w:ind w:left="0" w:leftChars="0" w:right="0" w:rightChars="0"/>
              <w:jc w:val="both"/>
              <w:textAlignment w:val="top"/>
              <w:rPr>
                <w:rFonts w:hint="eastAsia" w:ascii="宋体" w:hAnsi="宋体" w:eastAsia="宋体" w:cs="宋体"/>
                <w:i w:val="0"/>
                <w:iCs w:val="0"/>
                <w:color w:val="000000"/>
                <w:kern w:val="2"/>
                <w:sz w:val="18"/>
                <w:szCs w:val="18"/>
                <w:u w:val="none"/>
                <w:lang w:val="en-US" w:eastAsia="zh-CN" w:bidi="ar-SA"/>
                <w:woUserID w:val="2"/>
              </w:rPr>
            </w:pPr>
            <w:r>
              <w:rPr>
                <w:rFonts w:hint="eastAsia" w:ascii="宋体" w:hAnsi="宋体" w:eastAsia="宋体" w:cs="宋体"/>
                <w:i w:val="0"/>
                <w:iCs w:val="0"/>
                <w:color w:val="000000"/>
                <w:kern w:val="0"/>
                <w:sz w:val="18"/>
                <w:szCs w:val="18"/>
                <w:u w:val="none"/>
                <w:lang w:val="en-US" w:eastAsia="zh-CN" w:bidi="ar"/>
                <w:woUserID w:val="2"/>
              </w:rPr>
              <w:t>否</w:t>
            </w:r>
          </w:p>
        </w:tc>
        <w:tc>
          <w:tcPr>
            <w:tcW w:w="1950" w:type="pct"/>
            <w:tcBorders>
              <w:top w:val="nil"/>
              <w:left w:val="nil"/>
              <w:bottom w:val="single" w:color="000000" w:sz="8" w:space="0"/>
              <w:right w:val="single" w:color="000000" w:sz="8" w:space="0"/>
            </w:tcBorders>
            <w:shd w:val="clear" w:color="auto" w:fill="auto"/>
            <w:vAlign w:val="top"/>
          </w:tcPr>
          <w:p>
            <w:pPr>
              <w:keepNext w:val="0"/>
              <w:keepLines w:val="0"/>
              <w:suppressLineNumbers w:val="0"/>
              <w:spacing w:before="0" w:beforeAutospacing="0" w:after="0" w:afterAutospacing="0"/>
              <w:ind w:left="0" w:leftChars="0" w:right="0" w:firstLine="0" w:firstLineChars="0"/>
              <w:jc w:val="left"/>
              <w:rPr>
                <w:rFonts w:hint="eastAsia" w:ascii="宋体" w:hAnsi="宋体" w:eastAsia="宋体" w:cs="宋体"/>
                <w:i w:val="0"/>
                <w:iCs w:val="0"/>
                <w:color w:val="000000"/>
                <w:sz w:val="18"/>
                <w:szCs w:val="18"/>
                <w:u w:val="none"/>
                <w:woUserID w:val="2"/>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90" w:hRule="atLeast"/>
        </w:trPr>
        <w:tc>
          <w:tcPr>
            <w:tcW w:w="538" w:type="pct"/>
            <w:tcBorders>
              <w:top w:val="nil"/>
              <w:left w:val="single" w:color="000000" w:sz="8" w:space="0"/>
              <w:bottom w:val="single" w:color="000000" w:sz="8" w:space="0"/>
              <w:right w:val="single" w:color="000000" w:sz="8" w:space="0"/>
            </w:tcBorders>
            <w:shd w:val="clear" w:color="auto" w:fill="auto"/>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olor w:val="000000"/>
                <w:sz w:val="18"/>
                <w:szCs w:val="18"/>
                <w:u w:val="none"/>
                <w:lang w:eastAsia="zh"/>
                <w:woUserID w:val="2"/>
              </w:rPr>
            </w:pPr>
            <w:r>
              <w:rPr>
                <w:rFonts w:hint="eastAsia" w:ascii="宋体" w:hAnsi="宋体" w:eastAsia="宋体" w:cs="宋体"/>
                <w:i w:val="0"/>
                <w:iCs w:val="0"/>
                <w:color w:val="000000"/>
                <w:sz w:val="18"/>
                <w:szCs w:val="18"/>
                <w:u w:val="none"/>
                <w:lang w:eastAsia="zh"/>
                <w:woUserID w:val="2"/>
              </w:rPr>
              <w:t>xflx</w:t>
            </w:r>
          </w:p>
        </w:tc>
        <w:tc>
          <w:tcPr>
            <w:tcW w:w="743" w:type="pct"/>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olor w:val="000000"/>
                <w:sz w:val="18"/>
                <w:szCs w:val="18"/>
                <w:u w:val="none"/>
                <w:lang w:eastAsia="zh"/>
                <w:woUserID w:val="2"/>
              </w:rPr>
            </w:pPr>
            <w:r>
              <w:rPr>
                <w:rFonts w:hint="eastAsia" w:ascii="宋体" w:hAnsi="宋体" w:eastAsia="宋体" w:cs="宋体"/>
                <w:i w:val="0"/>
                <w:iCs w:val="0"/>
                <w:color w:val="000000"/>
                <w:sz w:val="18"/>
                <w:szCs w:val="18"/>
                <w:u w:val="none"/>
                <w:lang w:eastAsia="zh"/>
                <w:woUserID w:val="2"/>
              </w:rPr>
              <w:t>消费类型</w:t>
            </w:r>
          </w:p>
        </w:tc>
        <w:tc>
          <w:tcPr>
            <w:tcW w:w="525" w:type="pct"/>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olor w:val="000000"/>
                <w:sz w:val="18"/>
                <w:szCs w:val="18"/>
                <w:u w:val="none"/>
                <w:lang w:eastAsia="zh"/>
                <w:woUserID w:val="2"/>
              </w:rPr>
            </w:pPr>
            <w:r>
              <w:rPr>
                <w:rFonts w:hint="eastAsia" w:ascii="宋体" w:hAnsi="宋体" w:eastAsia="宋体" w:cs="宋体"/>
                <w:i w:val="0"/>
                <w:iCs w:val="0"/>
                <w:color w:val="000000"/>
                <w:sz w:val="18"/>
                <w:szCs w:val="18"/>
                <w:u w:val="none"/>
                <w:lang w:eastAsia="zh"/>
                <w:woUserID w:val="2"/>
              </w:rPr>
              <w:t>参照</w:t>
            </w:r>
          </w:p>
        </w:tc>
        <w:tc>
          <w:tcPr>
            <w:tcW w:w="343" w:type="pct"/>
            <w:tcBorders>
              <w:top w:val="nil"/>
              <w:left w:val="nil"/>
              <w:bottom w:val="single" w:color="000000" w:sz="8" w:space="0"/>
              <w:right w:val="single" w:color="000000" w:sz="8" w:space="0"/>
            </w:tcBorders>
            <w:shd w:val="clear" w:color="auto" w:fill="auto"/>
            <w:vAlign w:val="top"/>
          </w:tcPr>
          <w:p>
            <w:pPr>
              <w:keepNext w:val="0"/>
              <w:keepLines w:val="0"/>
              <w:suppressLineNumbers w:val="0"/>
              <w:spacing w:before="0" w:beforeAutospacing="0" w:after="0" w:afterAutospacing="0"/>
              <w:ind w:left="0" w:right="0"/>
              <w:jc w:val="both"/>
              <w:rPr>
                <w:rFonts w:hint="eastAsia" w:ascii="宋体" w:hAnsi="宋体" w:eastAsia="宋体" w:cs="宋体"/>
                <w:i w:val="0"/>
                <w:iCs w:val="0"/>
                <w:color w:val="000000"/>
                <w:sz w:val="20"/>
                <w:szCs w:val="20"/>
                <w:u w:val="none"/>
                <w:woUserID w:val="2"/>
              </w:rPr>
            </w:pPr>
          </w:p>
        </w:tc>
        <w:tc>
          <w:tcPr>
            <w:tcW w:w="428" w:type="pct"/>
            <w:tcBorders>
              <w:top w:val="nil"/>
              <w:left w:val="nil"/>
              <w:bottom w:val="single" w:color="000000" w:sz="8" w:space="0"/>
              <w:right w:val="single" w:color="000000" w:sz="8" w:space="0"/>
            </w:tcBorders>
            <w:shd w:val="clear" w:color="auto" w:fill="auto"/>
            <w:vAlign w:val="top"/>
          </w:tcPr>
          <w:p>
            <w:pPr>
              <w:keepNext w:val="0"/>
              <w:keepLines w:val="0"/>
              <w:suppressLineNumbers w:val="0"/>
              <w:spacing w:before="0" w:beforeAutospacing="0" w:after="0" w:afterAutospacing="0"/>
              <w:ind w:left="0" w:right="0"/>
              <w:jc w:val="both"/>
              <w:rPr>
                <w:rFonts w:hint="eastAsia" w:ascii="宋体" w:hAnsi="宋体" w:eastAsia="宋体" w:cs="宋体"/>
                <w:i w:val="0"/>
                <w:iCs w:val="0"/>
                <w:color w:val="000000"/>
                <w:sz w:val="20"/>
                <w:szCs w:val="20"/>
                <w:u w:val="none"/>
                <w:woUserID w:val="2"/>
              </w:rPr>
            </w:pPr>
          </w:p>
        </w:tc>
        <w:tc>
          <w:tcPr>
            <w:tcW w:w="470" w:type="pct"/>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olor w:val="000000"/>
                <w:sz w:val="18"/>
                <w:szCs w:val="18"/>
                <w:u w:val="none"/>
                <w:lang w:eastAsia="zh"/>
                <w:woUserID w:val="2"/>
              </w:rPr>
            </w:pPr>
            <w:r>
              <w:rPr>
                <w:rFonts w:hint="eastAsia" w:ascii="宋体" w:hAnsi="宋体" w:eastAsia="宋体" w:cs="宋体"/>
                <w:i w:val="0"/>
                <w:iCs w:val="0"/>
                <w:color w:val="000000"/>
                <w:sz w:val="18"/>
                <w:szCs w:val="18"/>
                <w:u w:val="none"/>
                <w:lang w:eastAsia="zh"/>
                <w:woUserID w:val="2"/>
              </w:rPr>
              <w:t>否</w:t>
            </w:r>
          </w:p>
        </w:tc>
        <w:tc>
          <w:tcPr>
            <w:tcW w:w="1950" w:type="pct"/>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spacing w:before="0" w:beforeAutospacing="0" w:after="0" w:afterAutospacing="0"/>
              <w:ind w:left="0" w:right="0"/>
              <w:jc w:val="left"/>
              <w:textAlignment w:val="top"/>
              <w:rPr>
                <w:rFonts w:hint="eastAsia" w:ascii="宋体" w:hAnsi="宋体" w:eastAsia="宋体" w:cs="宋体"/>
                <w:i w:val="0"/>
                <w:iCs w:val="0"/>
                <w:color w:val="000000"/>
                <w:sz w:val="18"/>
                <w:szCs w:val="18"/>
                <w:u w:val="none"/>
                <w:woUserID w:val="2"/>
              </w:rPr>
            </w:pPr>
            <w:r>
              <w:rPr>
                <w:rFonts w:hint="eastAsia" w:ascii="宋体" w:hAnsi="宋体" w:eastAsia="宋体" w:cs="宋体"/>
                <w:i w:val="0"/>
                <w:iCs w:val="0"/>
                <w:color w:val="000000"/>
                <w:kern w:val="0"/>
                <w:sz w:val="18"/>
                <w:szCs w:val="18"/>
                <w:u w:val="none"/>
                <w:lang w:val="en-US" w:eastAsia="zh-CN" w:bidi="ar"/>
                <w:woUserID w:val="2"/>
              </w:rPr>
              <w:t>服务费、燃油、建筑、租赁、物流、充值卡、烟酒水饮、服饰、文教用品、软件、农副产品、税金、金融保险、商旅代订、机械设备、化学品、仪器仪表、金属制品、矿产品、医药用品、其他资产、无形资产、不动产、咨询服务、广告会展、人力服务、技术服务、劳务、办公设备、通讯设备、电脑、家具电器、货物、邮寄、医疗、通讯、水电、数码电器、食品、日用、教育、服务、房租装修、餐饮、办公、用车、会议、培训、其他、交通、住宿、飞机(非中国大陆)、停车(非中国大陆)、租车(非中国大陆)、普通零售(非中国大陆)、出租车(非中国大陆)、高速费(非中国大陆)、运费(非中国大陆)、其他(非中国大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538" w:type="pct"/>
            <w:tcBorders>
              <w:top w:val="nil"/>
              <w:left w:val="single" w:color="000000" w:sz="8" w:space="0"/>
              <w:bottom w:val="single" w:color="000000" w:sz="8" w:space="0"/>
              <w:right w:val="single" w:color="000000" w:sz="8" w:space="0"/>
            </w:tcBorders>
            <w:shd w:val="clear" w:color="auto" w:fill="auto"/>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olor w:val="000000"/>
                <w:sz w:val="18"/>
                <w:szCs w:val="18"/>
                <w:u w:val="none"/>
                <w:woUserID w:val="2"/>
              </w:rPr>
            </w:pPr>
            <w:r>
              <w:rPr>
                <w:rFonts w:hint="eastAsia" w:ascii="宋体" w:hAnsi="宋体" w:eastAsia="宋体" w:cs="宋体"/>
                <w:i w:val="0"/>
                <w:iCs w:val="0"/>
                <w:color w:val="000000"/>
                <w:kern w:val="0"/>
                <w:sz w:val="18"/>
                <w:szCs w:val="18"/>
                <w:u w:val="none"/>
                <w:lang w:val="en-US" w:eastAsia="zh-CN" w:bidi="ar"/>
                <w:woUserID w:val="2"/>
              </w:rPr>
              <w:t>kprq</w:t>
            </w:r>
          </w:p>
        </w:tc>
        <w:tc>
          <w:tcPr>
            <w:tcW w:w="743" w:type="pct"/>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olor w:val="000000"/>
                <w:sz w:val="18"/>
                <w:szCs w:val="18"/>
                <w:u w:val="none"/>
                <w:woUserID w:val="2"/>
              </w:rPr>
            </w:pPr>
            <w:r>
              <w:rPr>
                <w:rFonts w:hint="eastAsia" w:ascii="宋体" w:hAnsi="宋体" w:eastAsia="宋体" w:cs="宋体"/>
                <w:i w:val="0"/>
                <w:iCs w:val="0"/>
                <w:color w:val="000000"/>
                <w:kern w:val="0"/>
                <w:sz w:val="18"/>
                <w:szCs w:val="18"/>
                <w:u w:val="none"/>
                <w:lang w:val="en-US" w:eastAsia="zh-CN" w:bidi="ar"/>
                <w:woUserID w:val="2"/>
              </w:rPr>
              <w:t>开票日期</w:t>
            </w:r>
          </w:p>
        </w:tc>
        <w:tc>
          <w:tcPr>
            <w:tcW w:w="525" w:type="pct"/>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olor w:val="000000"/>
                <w:sz w:val="18"/>
                <w:szCs w:val="18"/>
                <w:u w:val="none"/>
                <w:woUserID w:val="2"/>
              </w:rPr>
            </w:pPr>
            <w:r>
              <w:rPr>
                <w:rFonts w:hint="eastAsia" w:ascii="宋体" w:hAnsi="宋体" w:eastAsia="宋体" w:cs="宋体"/>
                <w:i w:val="0"/>
                <w:iCs w:val="0"/>
                <w:color w:val="000000"/>
                <w:kern w:val="0"/>
                <w:sz w:val="18"/>
                <w:szCs w:val="18"/>
                <w:u w:val="none"/>
                <w:lang w:val="en-US" w:eastAsia="zh-CN" w:bidi="ar"/>
                <w:woUserID w:val="2"/>
              </w:rPr>
              <w:t>日期</w:t>
            </w:r>
          </w:p>
        </w:tc>
        <w:tc>
          <w:tcPr>
            <w:tcW w:w="343" w:type="pct"/>
            <w:tcBorders>
              <w:top w:val="nil"/>
              <w:left w:val="nil"/>
              <w:bottom w:val="single" w:color="000000" w:sz="8" w:space="0"/>
              <w:right w:val="single" w:color="000000" w:sz="8" w:space="0"/>
            </w:tcBorders>
            <w:shd w:val="clear" w:color="auto" w:fill="auto"/>
            <w:vAlign w:val="top"/>
          </w:tcPr>
          <w:p>
            <w:pPr>
              <w:keepNext w:val="0"/>
              <w:keepLines w:val="0"/>
              <w:suppressLineNumbers w:val="0"/>
              <w:spacing w:before="0" w:beforeAutospacing="0" w:after="0" w:afterAutospacing="0"/>
              <w:ind w:left="0" w:right="0"/>
              <w:jc w:val="both"/>
              <w:rPr>
                <w:rFonts w:hint="eastAsia" w:ascii="宋体" w:hAnsi="宋体" w:eastAsia="宋体" w:cs="宋体"/>
                <w:i w:val="0"/>
                <w:iCs w:val="0"/>
                <w:color w:val="000000"/>
                <w:sz w:val="20"/>
                <w:szCs w:val="20"/>
                <w:u w:val="none"/>
                <w:woUserID w:val="2"/>
              </w:rPr>
            </w:pPr>
          </w:p>
        </w:tc>
        <w:tc>
          <w:tcPr>
            <w:tcW w:w="428" w:type="pct"/>
            <w:tcBorders>
              <w:top w:val="nil"/>
              <w:left w:val="nil"/>
              <w:bottom w:val="single" w:color="000000" w:sz="8" w:space="0"/>
              <w:right w:val="single" w:color="000000" w:sz="8" w:space="0"/>
            </w:tcBorders>
            <w:shd w:val="clear" w:color="auto" w:fill="auto"/>
            <w:vAlign w:val="top"/>
          </w:tcPr>
          <w:p>
            <w:pPr>
              <w:keepNext w:val="0"/>
              <w:keepLines w:val="0"/>
              <w:suppressLineNumbers w:val="0"/>
              <w:spacing w:before="0" w:beforeAutospacing="0" w:after="0" w:afterAutospacing="0"/>
              <w:ind w:left="0" w:right="0"/>
              <w:jc w:val="both"/>
              <w:rPr>
                <w:rFonts w:hint="eastAsia" w:ascii="宋体" w:hAnsi="宋体" w:eastAsia="宋体" w:cs="宋体"/>
                <w:i w:val="0"/>
                <w:iCs w:val="0"/>
                <w:color w:val="000000"/>
                <w:sz w:val="20"/>
                <w:szCs w:val="20"/>
                <w:u w:val="none"/>
                <w:woUserID w:val="2"/>
              </w:rPr>
            </w:pPr>
          </w:p>
        </w:tc>
        <w:tc>
          <w:tcPr>
            <w:tcW w:w="470" w:type="pct"/>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olor w:val="000000"/>
                <w:sz w:val="18"/>
                <w:szCs w:val="18"/>
                <w:u w:val="none"/>
                <w:woUserID w:val="2"/>
              </w:rPr>
            </w:pPr>
            <w:r>
              <w:rPr>
                <w:rFonts w:hint="eastAsia" w:ascii="宋体" w:hAnsi="宋体" w:eastAsia="宋体" w:cs="宋体"/>
                <w:i w:val="0"/>
                <w:iCs w:val="0"/>
                <w:color w:val="000000"/>
                <w:kern w:val="0"/>
                <w:sz w:val="18"/>
                <w:szCs w:val="18"/>
                <w:u w:val="none"/>
                <w:lang w:val="en-US" w:eastAsia="zh-CN" w:bidi="ar"/>
                <w:woUserID w:val="2"/>
              </w:rPr>
              <w:t>否</w:t>
            </w:r>
          </w:p>
        </w:tc>
        <w:tc>
          <w:tcPr>
            <w:tcW w:w="1950" w:type="pct"/>
            <w:tcBorders>
              <w:top w:val="nil"/>
              <w:left w:val="nil"/>
              <w:bottom w:val="single" w:color="000000" w:sz="8" w:space="0"/>
              <w:right w:val="single" w:color="000000" w:sz="8" w:space="0"/>
            </w:tcBorders>
            <w:shd w:val="clear" w:color="auto" w:fill="auto"/>
            <w:vAlign w:val="top"/>
          </w:tcPr>
          <w:p>
            <w:pPr>
              <w:keepNext w:val="0"/>
              <w:keepLines w:val="0"/>
              <w:suppressLineNumbers w:val="0"/>
              <w:spacing w:before="0" w:beforeAutospacing="0" w:after="0" w:afterAutospacing="0"/>
              <w:ind w:left="0" w:right="0"/>
              <w:jc w:val="both"/>
              <w:rPr>
                <w:rFonts w:hint="eastAsia" w:ascii="宋体" w:hAnsi="宋体" w:eastAsia="宋体" w:cs="宋体"/>
                <w:i w:val="0"/>
                <w:iCs w:val="0"/>
                <w:color w:val="000000"/>
                <w:sz w:val="18"/>
                <w:szCs w:val="18"/>
                <w:u w:val="none"/>
                <w:woUserID w:val="2"/>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538" w:type="pct"/>
            <w:tcBorders>
              <w:top w:val="nil"/>
              <w:left w:val="single" w:color="000000" w:sz="8" w:space="0"/>
              <w:bottom w:val="single" w:color="000000" w:sz="8" w:space="0"/>
              <w:right w:val="single" w:color="000000" w:sz="8" w:space="0"/>
            </w:tcBorders>
            <w:shd w:val="clear" w:color="auto" w:fill="auto"/>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olor w:val="000000"/>
                <w:sz w:val="18"/>
                <w:szCs w:val="18"/>
                <w:u w:val="none"/>
                <w:woUserID w:val="2"/>
              </w:rPr>
            </w:pPr>
            <w:r>
              <w:rPr>
                <w:rFonts w:hint="eastAsia" w:ascii="宋体" w:hAnsi="宋体" w:eastAsia="宋体" w:cs="宋体"/>
                <w:i w:val="0"/>
                <w:iCs w:val="0"/>
                <w:color w:val="000000"/>
                <w:kern w:val="0"/>
                <w:sz w:val="18"/>
                <w:szCs w:val="18"/>
                <w:u w:val="none"/>
                <w:lang w:val="en-US" w:eastAsia="zh-CN" w:bidi="ar"/>
                <w:woUserID w:val="2"/>
              </w:rPr>
              <w:t>fsrq</w:t>
            </w:r>
          </w:p>
        </w:tc>
        <w:tc>
          <w:tcPr>
            <w:tcW w:w="743" w:type="pct"/>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olor w:val="000000"/>
                <w:sz w:val="18"/>
                <w:szCs w:val="18"/>
                <w:u w:val="none"/>
                <w:woUserID w:val="2"/>
              </w:rPr>
            </w:pPr>
            <w:r>
              <w:rPr>
                <w:rFonts w:hint="eastAsia" w:ascii="宋体" w:hAnsi="宋体" w:eastAsia="宋体" w:cs="宋体"/>
                <w:i w:val="0"/>
                <w:iCs w:val="0"/>
                <w:color w:val="000000"/>
                <w:kern w:val="0"/>
                <w:sz w:val="18"/>
                <w:szCs w:val="18"/>
                <w:u w:val="none"/>
                <w:lang w:val="en-US" w:eastAsia="zh-CN" w:bidi="ar"/>
                <w:woUserID w:val="2"/>
              </w:rPr>
              <w:t>发生日期</w:t>
            </w:r>
          </w:p>
        </w:tc>
        <w:tc>
          <w:tcPr>
            <w:tcW w:w="525" w:type="pct"/>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olor w:val="000000"/>
                <w:sz w:val="18"/>
                <w:szCs w:val="18"/>
                <w:u w:val="none"/>
                <w:woUserID w:val="2"/>
              </w:rPr>
            </w:pPr>
            <w:r>
              <w:rPr>
                <w:rFonts w:hint="eastAsia" w:ascii="宋体" w:hAnsi="宋体" w:eastAsia="宋体" w:cs="宋体"/>
                <w:i w:val="0"/>
                <w:iCs w:val="0"/>
                <w:color w:val="000000"/>
                <w:kern w:val="0"/>
                <w:sz w:val="18"/>
                <w:szCs w:val="18"/>
                <w:u w:val="none"/>
                <w:lang w:val="en-US" w:eastAsia="zh-CN" w:bidi="ar"/>
                <w:woUserID w:val="2"/>
              </w:rPr>
              <w:t>日期</w:t>
            </w:r>
          </w:p>
        </w:tc>
        <w:tc>
          <w:tcPr>
            <w:tcW w:w="343" w:type="pct"/>
            <w:tcBorders>
              <w:top w:val="nil"/>
              <w:left w:val="nil"/>
              <w:bottom w:val="single" w:color="000000" w:sz="8" w:space="0"/>
              <w:right w:val="single" w:color="000000" w:sz="8" w:space="0"/>
            </w:tcBorders>
            <w:shd w:val="clear" w:color="auto" w:fill="auto"/>
            <w:vAlign w:val="top"/>
          </w:tcPr>
          <w:p>
            <w:pPr>
              <w:keepNext w:val="0"/>
              <w:keepLines w:val="0"/>
              <w:suppressLineNumbers w:val="0"/>
              <w:spacing w:before="0" w:beforeAutospacing="0" w:after="0" w:afterAutospacing="0"/>
              <w:ind w:left="0" w:right="0"/>
              <w:jc w:val="both"/>
              <w:rPr>
                <w:rFonts w:hint="eastAsia" w:ascii="宋体" w:hAnsi="宋体" w:eastAsia="宋体" w:cs="宋体"/>
                <w:i w:val="0"/>
                <w:iCs w:val="0"/>
                <w:color w:val="000000"/>
                <w:sz w:val="20"/>
                <w:szCs w:val="20"/>
                <w:u w:val="none"/>
                <w:woUserID w:val="2"/>
              </w:rPr>
            </w:pPr>
          </w:p>
        </w:tc>
        <w:tc>
          <w:tcPr>
            <w:tcW w:w="428" w:type="pct"/>
            <w:tcBorders>
              <w:top w:val="nil"/>
              <w:left w:val="nil"/>
              <w:bottom w:val="single" w:color="000000" w:sz="8" w:space="0"/>
              <w:right w:val="single" w:color="000000" w:sz="8" w:space="0"/>
            </w:tcBorders>
            <w:shd w:val="clear" w:color="auto" w:fill="auto"/>
            <w:vAlign w:val="top"/>
          </w:tcPr>
          <w:p>
            <w:pPr>
              <w:keepNext w:val="0"/>
              <w:keepLines w:val="0"/>
              <w:suppressLineNumbers w:val="0"/>
              <w:spacing w:before="0" w:beforeAutospacing="0" w:after="0" w:afterAutospacing="0"/>
              <w:ind w:left="0" w:right="0"/>
              <w:jc w:val="both"/>
              <w:rPr>
                <w:rFonts w:hint="eastAsia" w:ascii="宋体" w:hAnsi="宋体" w:eastAsia="宋体" w:cs="宋体"/>
                <w:i w:val="0"/>
                <w:iCs w:val="0"/>
                <w:color w:val="000000"/>
                <w:sz w:val="20"/>
                <w:szCs w:val="20"/>
                <w:u w:val="none"/>
                <w:woUserID w:val="2"/>
              </w:rPr>
            </w:pPr>
          </w:p>
        </w:tc>
        <w:tc>
          <w:tcPr>
            <w:tcW w:w="470" w:type="pct"/>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olor w:val="000000"/>
                <w:sz w:val="18"/>
                <w:szCs w:val="18"/>
                <w:u w:val="none"/>
                <w:woUserID w:val="2"/>
              </w:rPr>
            </w:pPr>
            <w:r>
              <w:rPr>
                <w:rFonts w:hint="eastAsia" w:ascii="宋体" w:hAnsi="宋体" w:eastAsia="宋体" w:cs="宋体"/>
                <w:i w:val="0"/>
                <w:iCs w:val="0"/>
                <w:color w:val="000000"/>
                <w:kern w:val="0"/>
                <w:sz w:val="18"/>
                <w:szCs w:val="18"/>
                <w:u w:val="none"/>
                <w:lang w:val="en-US" w:eastAsia="zh-CN" w:bidi="ar"/>
                <w:woUserID w:val="2"/>
              </w:rPr>
              <w:t>否</w:t>
            </w:r>
          </w:p>
        </w:tc>
        <w:tc>
          <w:tcPr>
            <w:tcW w:w="1950" w:type="pct"/>
            <w:tcBorders>
              <w:top w:val="nil"/>
              <w:left w:val="nil"/>
              <w:bottom w:val="single" w:color="000000" w:sz="8" w:space="0"/>
              <w:right w:val="single" w:color="000000" w:sz="8" w:space="0"/>
            </w:tcBorders>
            <w:shd w:val="clear" w:color="auto" w:fill="auto"/>
            <w:vAlign w:val="top"/>
          </w:tcPr>
          <w:p>
            <w:pPr>
              <w:keepNext w:val="0"/>
              <w:keepLines w:val="0"/>
              <w:suppressLineNumbers w:val="0"/>
              <w:spacing w:before="0" w:beforeAutospacing="0" w:after="0" w:afterAutospacing="0"/>
              <w:ind w:left="0" w:right="0"/>
              <w:jc w:val="both"/>
              <w:rPr>
                <w:rFonts w:hint="eastAsia" w:ascii="宋体" w:hAnsi="宋体" w:eastAsia="宋体" w:cs="宋体"/>
                <w:i w:val="0"/>
                <w:iCs w:val="0"/>
                <w:color w:val="000000"/>
                <w:sz w:val="18"/>
                <w:szCs w:val="18"/>
                <w:u w:val="none"/>
                <w:woUserID w:val="2"/>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538" w:type="pct"/>
            <w:tcBorders>
              <w:top w:val="nil"/>
              <w:left w:val="single" w:color="000000" w:sz="8" w:space="0"/>
              <w:bottom w:val="single" w:color="000000" w:sz="8" w:space="0"/>
              <w:right w:val="single" w:color="000000" w:sz="8" w:space="0"/>
            </w:tcBorders>
            <w:shd w:val="clear" w:color="auto" w:fill="auto"/>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olor w:val="000000"/>
                <w:sz w:val="18"/>
                <w:szCs w:val="18"/>
                <w:u w:val="none"/>
                <w:woUserID w:val="2"/>
              </w:rPr>
            </w:pPr>
            <w:r>
              <w:rPr>
                <w:rFonts w:hint="eastAsia" w:ascii="宋体" w:hAnsi="宋体" w:eastAsia="宋体" w:cs="宋体"/>
                <w:i w:val="0"/>
                <w:iCs w:val="0"/>
                <w:color w:val="000000"/>
                <w:kern w:val="0"/>
                <w:sz w:val="18"/>
                <w:szCs w:val="18"/>
                <w:u w:val="none"/>
                <w:lang w:val="en-US" w:eastAsia="zh-CN" w:bidi="ar"/>
                <w:woUserID w:val="2"/>
              </w:rPr>
              <w:t>bhsje</w:t>
            </w:r>
          </w:p>
        </w:tc>
        <w:tc>
          <w:tcPr>
            <w:tcW w:w="743" w:type="pct"/>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olor w:val="000000"/>
                <w:sz w:val="18"/>
                <w:szCs w:val="18"/>
                <w:u w:val="none"/>
                <w:woUserID w:val="2"/>
              </w:rPr>
            </w:pPr>
            <w:r>
              <w:rPr>
                <w:rFonts w:hint="eastAsia" w:ascii="宋体" w:hAnsi="宋体" w:eastAsia="宋体" w:cs="宋体"/>
                <w:i w:val="0"/>
                <w:iCs w:val="0"/>
                <w:color w:val="000000"/>
                <w:kern w:val="0"/>
                <w:sz w:val="18"/>
                <w:szCs w:val="18"/>
                <w:u w:val="none"/>
                <w:lang w:val="en-US" w:eastAsia="zh-CN" w:bidi="ar"/>
                <w:woUserID w:val="2"/>
              </w:rPr>
              <w:t>不含税金额</w:t>
            </w:r>
          </w:p>
        </w:tc>
        <w:tc>
          <w:tcPr>
            <w:tcW w:w="525" w:type="pct"/>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olor w:val="000000"/>
                <w:sz w:val="18"/>
                <w:szCs w:val="18"/>
                <w:u w:val="none"/>
                <w:woUserID w:val="2"/>
              </w:rPr>
            </w:pPr>
            <w:r>
              <w:rPr>
                <w:rFonts w:hint="eastAsia" w:ascii="宋体" w:hAnsi="宋体" w:eastAsia="宋体" w:cs="宋体"/>
                <w:i w:val="0"/>
                <w:iCs w:val="0"/>
                <w:color w:val="000000"/>
                <w:kern w:val="0"/>
                <w:sz w:val="18"/>
                <w:szCs w:val="18"/>
                <w:u w:val="none"/>
                <w:lang w:val="en-US" w:eastAsia="zh-CN" w:bidi="ar"/>
                <w:woUserID w:val="2"/>
              </w:rPr>
              <w:t>金额</w:t>
            </w:r>
          </w:p>
        </w:tc>
        <w:tc>
          <w:tcPr>
            <w:tcW w:w="343" w:type="pct"/>
            <w:tcBorders>
              <w:top w:val="nil"/>
              <w:left w:val="nil"/>
              <w:bottom w:val="single" w:color="000000" w:sz="8" w:space="0"/>
              <w:right w:val="single" w:color="000000" w:sz="8" w:space="0"/>
            </w:tcBorders>
            <w:shd w:val="clear" w:color="auto" w:fill="auto"/>
            <w:vAlign w:val="top"/>
          </w:tcPr>
          <w:p>
            <w:pPr>
              <w:keepNext w:val="0"/>
              <w:keepLines w:val="0"/>
              <w:suppressLineNumbers w:val="0"/>
              <w:spacing w:before="0" w:beforeAutospacing="0" w:after="0" w:afterAutospacing="0"/>
              <w:ind w:left="0" w:right="0"/>
              <w:jc w:val="both"/>
              <w:rPr>
                <w:rFonts w:hint="eastAsia" w:ascii="宋体" w:hAnsi="宋体" w:eastAsia="宋体" w:cs="宋体"/>
                <w:i w:val="0"/>
                <w:iCs w:val="0"/>
                <w:color w:val="000000"/>
                <w:sz w:val="20"/>
                <w:szCs w:val="20"/>
                <w:u w:val="none"/>
                <w:woUserID w:val="2"/>
              </w:rPr>
            </w:pPr>
          </w:p>
        </w:tc>
        <w:tc>
          <w:tcPr>
            <w:tcW w:w="428" w:type="pct"/>
            <w:tcBorders>
              <w:top w:val="nil"/>
              <w:left w:val="nil"/>
              <w:bottom w:val="single" w:color="000000" w:sz="8" w:space="0"/>
              <w:right w:val="single" w:color="000000" w:sz="8" w:space="0"/>
            </w:tcBorders>
            <w:shd w:val="clear" w:color="auto" w:fill="auto"/>
            <w:vAlign w:val="top"/>
          </w:tcPr>
          <w:p>
            <w:pPr>
              <w:keepNext w:val="0"/>
              <w:keepLines w:val="0"/>
              <w:suppressLineNumbers w:val="0"/>
              <w:spacing w:before="0" w:beforeAutospacing="0" w:after="0" w:afterAutospacing="0"/>
              <w:ind w:left="0" w:right="0"/>
              <w:jc w:val="both"/>
              <w:rPr>
                <w:rFonts w:hint="eastAsia" w:ascii="宋体" w:hAnsi="宋体" w:eastAsia="宋体" w:cs="宋体"/>
                <w:i w:val="0"/>
                <w:iCs w:val="0"/>
                <w:color w:val="000000"/>
                <w:sz w:val="20"/>
                <w:szCs w:val="20"/>
                <w:u w:val="none"/>
                <w:woUserID w:val="2"/>
              </w:rPr>
            </w:pPr>
          </w:p>
        </w:tc>
        <w:tc>
          <w:tcPr>
            <w:tcW w:w="470" w:type="pct"/>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olor w:val="000000"/>
                <w:sz w:val="18"/>
                <w:szCs w:val="18"/>
                <w:u w:val="none"/>
                <w:woUserID w:val="2"/>
              </w:rPr>
            </w:pPr>
            <w:r>
              <w:rPr>
                <w:rFonts w:hint="eastAsia" w:ascii="宋体" w:hAnsi="宋体" w:eastAsia="宋体" w:cs="宋体"/>
                <w:i w:val="0"/>
                <w:iCs w:val="0"/>
                <w:color w:val="000000"/>
                <w:kern w:val="0"/>
                <w:sz w:val="18"/>
                <w:szCs w:val="18"/>
                <w:u w:val="none"/>
                <w:lang w:val="en-US" w:eastAsia="zh-CN" w:bidi="ar"/>
                <w:woUserID w:val="2"/>
              </w:rPr>
              <w:t>否</w:t>
            </w:r>
          </w:p>
        </w:tc>
        <w:tc>
          <w:tcPr>
            <w:tcW w:w="1950" w:type="pct"/>
            <w:tcBorders>
              <w:top w:val="nil"/>
              <w:left w:val="nil"/>
              <w:bottom w:val="single" w:color="000000" w:sz="8" w:space="0"/>
              <w:right w:val="single" w:color="000000" w:sz="8" w:space="0"/>
            </w:tcBorders>
            <w:shd w:val="clear" w:color="auto" w:fill="auto"/>
            <w:vAlign w:val="top"/>
          </w:tcPr>
          <w:p>
            <w:pPr>
              <w:keepNext w:val="0"/>
              <w:keepLines w:val="0"/>
              <w:suppressLineNumbers w:val="0"/>
              <w:spacing w:before="0" w:beforeAutospacing="0" w:after="0" w:afterAutospacing="0"/>
              <w:ind w:left="0" w:right="0"/>
              <w:jc w:val="both"/>
              <w:rPr>
                <w:rFonts w:hint="eastAsia" w:ascii="宋体" w:hAnsi="宋体" w:eastAsia="宋体" w:cs="宋体"/>
                <w:i w:val="0"/>
                <w:iCs w:val="0"/>
                <w:color w:val="000000"/>
                <w:sz w:val="18"/>
                <w:szCs w:val="18"/>
                <w:u w:val="none"/>
                <w:woUserID w:val="2"/>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538" w:type="pct"/>
            <w:tcBorders>
              <w:top w:val="nil"/>
              <w:left w:val="single" w:color="000000" w:sz="8" w:space="0"/>
              <w:bottom w:val="single" w:color="000000" w:sz="8" w:space="0"/>
              <w:right w:val="single" w:color="000000" w:sz="8" w:space="0"/>
            </w:tcBorders>
            <w:shd w:val="clear" w:color="auto" w:fill="auto"/>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olor w:val="000000"/>
                <w:sz w:val="18"/>
                <w:szCs w:val="18"/>
                <w:u w:val="none"/>
                <w:woUserID w:val="2"/>
              </w:rPr>
            </w:pPr>
            <w:r>
              <w:rPr>
                <w:rFonts w:hint="eastAsia" w:ascii="宋体" w:hAnsi="宋体" w:eastAsia="宋体" w:cs="宋体"/>
                <w:i w:val="0"/>
                <w:iCs w:val="0"/>
                <w:color w:val="000000"/>
                <w:kern w:val="0"/>
                <w:sz w:val="18"/>
                <w:szCs w:val="18"/>
                <w:u w:val="none"/>
                <w:lang w:val="en-US" w:eastAsia="zh-CN" w:bidi="ar"/>
                <w:woUserID w:val="2"/>
              </w:rPr>
              <w:t>fpse</w:t>
            </w:r>
          </w:p>
        </w:tc>
        <w:tc>
          <w:tcPr>
            <w:tcW w:w="743" w:type="pct"/>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olor w:val="000000"/>
                <w:sz w:val="18"/>
                <w:szCs w:val="18"/>
                <w:u w:val="none"/>
                <w:woUserID w:val="2"/>
              </w:rPr>
            </w:pPr>
            <w:r>
              <w:rPr>
                <w:rFonts w:hint="eastAsia" w:ascii="宋体" w:hAnsi="宋体" w:eastAsia="宋体" w:cs="宋体"/>
                <w:i w:val="0"/>
                <w:iCs w:val="0"/>
                <w:color w:val="000000"/>
                <w:kern w:val="0"/>
                <w:sz w:val="18"/>
                <w:szCs w:val="18"/>
                <w:u w:val="none"/>
                <w:lang w:val="en-US" w:eastAsia="zh-CN" w:bidi="ar"/>
                <w:woUserID w:val="2"/>
              </w:rPr>
              <w:t>发票税额</w:t>
            </w:r>
          </w:p>
        </w:tc>
        <w:tc>
          <w:tcPr>
            <w:tcW w:w="525" w:type="pct"/>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olor w:val="000000"/>
                <w:sz w:val="18"/>
                <w:szCs w:val="18"/>
                <w:u w:val="none"/>
                <w:woUserID w:val="2"/>
              </w:rPr>
            </w:pPr>
            <w:r>
              <w:rPr>
                <w:rFonts w:hint="eastAsia" w:ascii="宋体" w:hAnsi="宋体" w:eastAsia="宋体" w:cs="宋体"/>
                <w:i w:val="0"/>
                <w:iCs w:val="0"/>
                <w:color w:val="000000"/>
                <w:kern w:val="0"/>
                <w:sz w:val="18"/>
                <w:szCs w:val="18"/>
                <w:u w:val="none"/>
                <w:lang w:val="en-US" w:eastAsia="zh-CN" w:bidi="ar"/>
                <w:woUserID w:val="2"/>
              </w:rPr>
              <w:t>金额</w:t>
            </w:r>
          </w:p>
        </w:tc>
        <w:tc>
          <w:tcPr>
            <w:tcW w:w="343" w:type="pct"/>
            <w:tcBorders>
              <w:top w:val="nil"/>
              <w:left w:val="nil"/>
              <w:bottom w:val="single" w:color="000000" w:sz="8" w:space="0"/>
              <w:right w:val="single" w:color="000000" w:sz="8" w:space="0"/>
            </w:tcBorders>
            <w:shd w:val="clear" w:color="auto" w:fill="auto"/>
            <w:vAlign w:val="top"/>
          </w:tcPr>
          <w:p>
            <w:pPr>
              <w:keepNext w:val="0"/>
              <w:keepLines w:val="0"/>
              <w:suppressLineNumbers w:val="0"/>
              <w:spacing w:before="0" w:beforeAutospacing="0" w:after="0" w:afterAutospacing="0"/>
              <w:ind w:left="0" w:right="0"/>
              <w:jc w:val="both"/>
              <w:rPr>
                <w:rFonts w:hint="eastAsia" w:ascii="宋体" w:hAnsi="宋体" w:eastAsia="宋体" w:cs="宋体"/>
                <w:i w:val="0"/>
                <w:iCs w:val="0"/>
                <w:color w:val="000000"/>
                <w:sz w:val="20"/>
                <w:szCs w:val="20"/>
                <w:u w:val="none"/>
                <w:woUserID w:val="2"/>
              </w:rPr>
            </w:pPr>
          </w:p>
        </w:tc>
        <w:tc>
          <w:tcPr>
            <w:tcW w:w="428" w:type="pct"/>
            <w:tcBorders>
              <w:top w:val="nil"/>
              <w:left w:val="nil"/>
              <w:bottom w:val="single" w:color="000000" w:sz="8" w:space="0"/>
              <w:right w:val="single" w:color="000000" w:sz="8" w:space="0"/>
            </w:tcBorders>
            <w:shd w:val="clear" w:color="auto" w:fill="auto"/>
            <w:vAlign w:val="top"/>
          </w:tcPr>
          <w:p>
            <w:pPr>
              <w:keepNext w:val="0"/>
              <w:keepLines w:val="0"/>
              <w:suppressLineNumbers w:val="0"/>
              <w:spacing w:before="0" w:beforeAutospacing="0" w:after="0" w:afterAutospacing="0"/>
              <w:ind w:left="0" w:right="0"/>
              <w:jc w:val="both"/>
              <w:rPr>
                <w:rFonts w:hint="eastAsia" w:ascii="宋体" w:hAnsi="宋体" w:eastAsia="宋体" w:cs="宋体"/>
                <w:i w:val="0"/>
                <w:iCs w:val="0"/>
                <w:color w:val="000000"/>
                <w:sz w:val="20"/>
                <w:szCs w:val="20"/>
                <w:u w:val="none"/>
                <w:woUserID w:val="2"/>
              </w:rPr>
            </w:pPr>
          </w:p>
        </w:tc>
        <w:tc>
          <w:tcPr>
            <w:tcW w:w="470" w:type="pct"/>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olor w:val="000000"/>
                <w:sz w:val="18"/>
                <w:szCs w:val="18"/>
                <w:u w:val="none"/>
                <w:woUserID w:val="2"/>
              </w:rPr>
            </w:pPr>
            <w:r>
              <w:rPr>
                <w:rFonts w:hint="eastAsia" w:ascii="宋体" w:hAnsi="宋体" w:eastAsia="宋体" w:cs="宋体"/>
                <w:i w:val="0"/>
                <w:iCs w:val="0"/>
                <w:color w:val="000000"/>
                <w:kern w:val="0"/>
                <w:sz w:val="18"/>
                <w:szCs w:val="18"/>
                <w:u w:val="none"/>
                <w:lang w:val="en-US" w:eastAsia="zh-CN" w:bidi="ar"/>
                <w:woUserID w:val="2"/>
              </w:rPr>
              <w:t>否</w:t>
            </w:r>
          </w:p>
        </w:tc>
        <w:tc>
          <w:tcPr>
            <w:tcW w:w="1950" w:type="pct"/>
            <w:tcBorders>
              <w:top w:val="nil"/>
              <w:left w:val="nil"/>
              <w:bottom w:val="single" w:color="000000" w:sz="8" w:space="0"/>
              <w:right w:val="single" w:color="000000" w:sz="8" w:space="0"/>
            </w:tcBorders>
            <w:shd w:val="clear" w:color="auto" w:fill="auto"/>
            <w:vAlign w:val="top"/>
          </w:tcPr>
          <w:p>
            <w:pPr>
              <w:keepNext w:val="0"/>
              <w:keepLines w:val="0"/>
              <w:suppressLineNumbers w:val="0"/>
              <w:spacing w:before="0" w:beforeAutospacing="0" w:after="0" w:afterAutospacing="0"/>
              <w:ind w:left="0" w:right="0"/>
              <w:jc w:val="both"/>
              <w:rPr>
                <w:rFonts w:hint="eastAsia" w:ascii="宋体" w:hAnsi="宋体" w:eastAsia="宋体" w:cs="宋体"/>
                <w:i w:val="0"/>
                <w:iCs w:val="0"/>
                <w:color w:val="000000"/>
                <w:sz w:val="18"/>
                <w:szCs w:val="18"/>
                <w:u w:val="none"/>
                <w:woUserID w:val="2"/>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538" w:type="pct"/>
            <w:tcBorders>
              <w:top w:val="nil"/>
              <w:left w:val="single" w:color="000000" w:sz="8" w:space="0"/>
              <w:bottom w:val="single" w:color="000000" w:sz="8" w:space="0"/>
              <w:right w:val="single" w:color="000000" w:sz="8" w:space="0"/>
            </w:tcBorders>
            <w:shd w:val="clear" w:color="auto" w:fill="auto"/>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olor w:val="000000"/>
                <w:sz w:val="18"/>
                <w:szCs w:val="18"/>
                <w:u w:val="none"/>
                <w:woUserID w:val="2"/>
              </w:rPr>
            </w:pPr>
            <w:r>
              <w:rPr>
                <w:rFonts w:hint="eastAsia" w:ascii="宋体" w:hAnsi="宋体" w:eastAsia="宋体" w:cs="宋体"/>
                <w:i w:val="0"/>
                <w:iCs w:val="0"/>
                <w:color w:val="000000"/>
                <w:kern w:val="0"/>
                <w:sz w:val="18"/>
                <w:szCs w:val="18"/>
                <w:u w:val="none"/>
                <w:lang w:val="en-US" w:eastAsia="zh-CN" w:bidi="ar"/>
                <w:woUserID w:val="2"/>
              </w:rPr>
              <w:t>jshj</w:t>
            </w:r>
          </w:p>
        </w:tc>
        <w:tc>
          <w:tcPr>
            <w:tcW w:w="743" w:type="pct"/>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olor w:val="000000"/>
                <w:sz w:val="18"/>
                <w:szCs w:val="18"/>
                <w:u w:val="none"/>
                <w:woUserID w:val="2"/>
              </w:rPr>
            </w:pPr>
            <w:r>
              <w:rPr>
                <w:rFonts w:hint="eastAsia" w:ascii="宋体" w:hAnsi="宋体" w:eastAsia="宋体" w:cs="宋体"/>
                <w:i w:val="0"/>
                <w:iCs w:val="0"/>
                <w:color w:val="000000"/>
                <w:kern w:val="0"/>
                <w:sz w:val="18"/>
                <w:szCs w:val="18"/>
                <w:u w:val="none"/>
                <w:lang w:val="en-US" w:eastAsia="zh-CN" w:bidi="ar"/>
                <w:woUserID w:val="2"/>
              </w:rPr>
              <w:t>价税合计</w:t>
            </w:r>
          </w:p>
        </w:tc>
        <w:tc>
          <w:tcPr>
            <w:tcW w:w="525" w:type="pct"/>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olor w:val="000000"/>
                <w:sz w:val="18"/>
                <w:szCs w:val="18"/>
                <w:u w:val="none"/>
                <w:woUserID w:val="2"/>
              </w:rPr>
            </w:pPr>
            <w:r>
              <w:rPr>
                <w:rFonts w:hint="eastAsia" w:ascii="宋体" w:hAnsi="宋体" w:eastAsia="宋体" w:cs="宋体"/>
                <w:i w:val="0"/>
                <w:iCs w:val="0"/>
                <w:color w:val="000000"/>
                <w:kern w:val="0"/>
                <w:sz w:val="18"/>
                <w:szCs w:val="18"/>
                <w:u w:val="none"/>
                <w:lang w:val="en-US" w:eastAsia="zh-CN" w:bidi="ar"/>
                <w:woUserID w:val="2"/>
              </w:rPr>
              <w:t>金额</w:t>
            </w:r>
          </w:p>
        </w:tc>
        <w:tc>
          <w:tcPr>
            <w:tcW w:w="343" w:type="pct"/>
            <w:tcBorders>
              <w:top w:val="nil"/>
              <w:left w:val="nil"/>
              <w:bottom w:val="single" w:color="000000" w:sz="8" w:space="0"/>
              <w:right w:val="single" w:color="000000" w:sz="8" w:space="0"/>
            </w:tcBorders>
            <w:shd w:val="clear" w:color="auto" w:fill="auto"/>
            <w:vAlign w:val="top"/>
          </w:tcPr>
          <w:p>
            <w:pPr>
              <w:keepNext w:val="0"/>
              <w:keepLines w:val="0"/>
              <w:suppressLineNumbers w:val="0"/>
              <w:spacing w:before="0" w:beforeAutospacing="0" w:after="0" w:afterAutospacing="0"/>
              <w:ind w:left="0" w:right="0"/>
              <w:jc w:val="both"/>
              <w:rPr>
                <w:rFonts w:hint="eastAsia" w:ascii="宋体" w:hAnsi="宋体" w:eastAsia="宋体" w:cs="宋体"/>
                <w:i w:val="0"/>
                <w:iCs w:val="0"/>
                <w:color w:val="000000"/>
                <w:sz w:val="20"/>
                <w:szCs w:val="20"/>
                <w:u w:val="none"/>
                <w:woUserID w:val="2"/>
              </w:rPr>
            </w:pPr>
          </w:p>
        </w:tc>
        <w:tc>
          <w:tcPr>
            <w:tcW w:w="428" w:type="pct"/>
            <w:tcBorders>
              <w:top w:val="nil"/>
              <w:left w:val="nil"/>
              <w:bottom w:val="single" w:color="000000" w:sz="8" w:space="0"/>
              <w:right w:val="single" w:color="000000" w:sz="8" w:space="0"/>
            </w:tcBorders>
            <w:shd w:val="clear" w:color="auto" w:fill="auto"/>
            <w:vAlign w:val="top"/>
          </w:tcPr>
          <w:p>
            <w:pPr>
              <w:keepNext w:val="0"/>
              <w:keepLines w:val="0"/>
              <w:suppressLineNumbers w:val="0"/>
              <w:spacing w:before="0" w:beforeAutospacing="0" w:after="0" w:afterAutospacing="0"/>
              <w:ind w:left="0" w:right="0"/>
              <w:jc w:val="both"/>
              <w:rPr>
                <w:rFonts w:hint="eastAsia" w:ascii="宋体" w:hAnsi="宋体" w:eastAsia="宋体" w:cs="宋体"/>
                <w:i w:val="0"/>
                <w:iCs w:val="0"/>
                <w:color w:val="000000"/>
                <w:sz w:val="20"/>
                <w:szCs w:val="20"/>
                <w:u w:val="none"/>
                <w:woUserID w:val="2"/>
              </w:rPr>
            </w:pPr>
          </w:p>
        </w:tc>
        <w:tc>
          <w:tcPr>
            <w:tcW w:w="470" w:type="pct"/>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olor w:val="000000"/>
                <w:sz w:val="18"/>
                <w:szCs w:val="18"/>
                <w:u w:val="none"/>
                <w:woUserID w:val="2"/>
              </w:rPr>
            </w:pPr>
            <w:r>
              <w:rPr>
                <w:rFonts w:hint="eastAsia" w:ascii="宋体" w:hAnsi="宋体" w:eastAsia="宋体" w:cs="宋体"/>
                <w:i w:val="0"/>
                <w:iCs w:val="0"/>
                <w:color w:val="000000"/>
                <w:kern w:val="0"/>
                <w:sz w:val="18"/>
                <w:szCs w:val="18"/>
                <w:u w:val="none"/>
                <w:lang w:val="en-US" w:eastAsia="zh-CN" w:bidi="ar"/>
                <w:woUserID w:val="2"/>
              </w:rPr>
              <w:t>否</w:t>
            </w:r>
          </w:p>
        </w:tc>
        <w:tc>
          <w:tcPr>
            <w:tcW w:w="1950" w:type="pct"/>
            <w:tcBorders>
              <w:top w:val="nil"/>
              <w:left w:val="nil"/>
              <w:bottom w:val="single" w:color="000000" w:sz="8" w:space="0"/>
              <w:right w:val="single" w:color="000000" w:sz="8" w:space="0"/>
            </w:tcBorders>
            <w:shd w:val="clear" w:color="auto" w:fill="auto"/>
            <w:vAlign w:val="top"/>
          </w:tcPr>
          <w:p>
            <w:pPr>
              <w:keepNext w:val="0"/>
              <w:keepLines w:val="0"/>
              <w:suppressLineNumbers w:val="0"/>
              <w:spacing w:before="0" w:beforeAutospacing="0" w:after="0" w:afterAutospacing="0"/>
              <w:ind w:left="0" w:right="0"/>
              <w:jc w:val="both"/>
              <w:rPr>
                <w:rFonts w:hint="eastAsia" w:ascii="宋体" w:hAnsi="宋体" w:eastAsia="宋体" w:cs="宋体"/>
                <w:i w:val="0"/>
                <w:iCs w:val="0"/>
                <w:color w:val="000000"/>
                <w:sz w:val="18"/>
                <w:szCs w:val="18"/>
                <w:u w:val="none"/>
                <w:woUserID w:val="2"/>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538" w:type="pct"/>
            <w:tcBorders>
              <w:top w:val="nil"/>
              <w:left w:val="single" w:color="000000" w:sz="8" w:space="0"/>
              <w:bottom w:val="single" w:color="000000" w:sz="8" w:space="0"/>
              <w:right w:val="single" w:color="000000" w:sz="8" w:space="0"/>
            </w:tcBorders>
            <w:shd w:val="clear" w:color="auto" w:fill="auto"/>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olor w:val="000000"/>
                <w:sz w:val="18"/>
                <w:szCs w:val="18"/>
                <w:u w:val="none"/>
                <w:woUserID w:val="2"/>
              </w:rPr>
            </w:pPr>
            <w:r>
              <w:rPr>
                <w:rFonts w:hint="eastAsia" w:ascii="宋体" w:hAnsi="宋体" w:eastAsia="宋体" w:cs="宋体"/>
                <w:i w:val="0"/>
                <w:iCs w:val="0"/>
                <w:color w:val="000000"/>
                <w:kern w:val="0"/>
                <w:sz w:val="18"/>
                <w:szCs w:val="18"/>
                <w:u w:val="none"/>
                <w:lang w:val="en-US" w:eastAsia="zh-CN" w:bidi="ar"/>
                <w:woUserID w:val="2"/>
              </w:rPr>
              <w:t>wjm</w:t>
            </w:r>
          </w:p>
        </w:tc>
        <w:tc>
          <w:tcPr>
            <w:tcW w:w="743" w:type="pct"/>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olor w:val="000000"/>
                <w:sz w:val="18"/>
                <w:szCs w:val="18"/>
                <w:u w:val="none"/>
                <w:woUserID w:val="2"/>
              </w:rPr>
            </w:pPr>
            <w:r>
              <w:rPr>
                <w:rFonts w:hint="eastAsia" w:ascii="宋体" w:hAnsi="宋体" w:eastAsia="宋体" w:cs="宋体"/>
                <w:i w:val="0"/>
                <w:iCs w:val="0"/>
                <w:color w:val="000000"/>
                <w:kern w:val="0"/>
                <w:sz w:val="18"/>
                <w:szCs w:val="18"/>
                <w:u w:val="none"/>
                <w:lang w:val="en-US" w:eastAsia="zh-CN" w:bidi="ar"/>
                <w:woUserID w:val="2"/>
              </w:rPr>
              <w:t>文件名</w:t>
            </w:r>
          </w:p>
        </w:tc>
        <w:tc>
          <w:tcPr>
            <w:tcW w:w="525" w:type="pct"/>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olor w:val="000000"/>
                <w:sz w:val="18"/>
                <w:szCs w:val="18"/>
                <w:u w:val="none"/>
                <w:woUserID w:val="2"/>
              </w:rPr>
            </w:pPr>
            <w:r>
              <w:rPr>
                <w:rFonts w:hint="eastAsia" w:ascii="宋体" w:hAnsi="宋体" w:eastAsia="宋体" w:cs="宋体"/>
                <w:i w:val="0"/>
                <w:iCs w:val="0"/>
                <w:color w:val="000000"/>
                <w:kern w:val="0"/>
                <w:sz w:val="18"/>
                <w:szCs w:val="18"/>
                <w:u w:val="none"/>
                <w:lang w:val="en-US" w:eastAsia="zh-CN" w:bidi="ar"/>
                <w:woUserID w:val="2"/>
              </w:rPr>
              <w:t>字符</w:t>
            </w:r>
          </w:p>
        </w:tc>
        <w:tc>
          <w:tcPr>
            <w:tcW w:w="343" w:type="pct"/>
            <w:tcBorders>
              <w:top w:val="nil"/>
              <w:left w:val="nil"/>
              <w:bottom w:val="single" w:color="000000" w:sz="8" w:space="0"/>
              <w:right w:val="single" w:color="000000" w:sz="8" w:space="0"/>
            </w:tcBorders>
            <w:shd w:val="clear" w:color="auto" w:fill="auto"/>
            <w:vAlign w:val="top"/>
          </w:tcPr>
          <w:p>
            <w:pPr>
              <w:keepNext w:val="0"/>
              <w:keepLines w:val="0"/>
              <w:suppressLineNumbers w:val="0"/>
              <w:spacing w:before="0" w:beforeAutospacing="0" w:after="0" w:afterAutospacing="0"/>
              <w:ind w:left="0" w:right="0"/>
              <w:jc w:val="both"/>
              <w:rPr>
                <w:rFonts w:hint="eastAsia" w:ascii="宋体" w:hAnsi="宋体" w:eastAsia="宋体" w:cs="宋体"/>
                <w:i w:val="0"/>
                <w:iCs w:val="0"/>
                <w:color w:val="000000"/>
                <w:sz w:val="20"/>
                <w:szCs w:val="20"/>
                <w:u w:val="none"/>
                <w:woUserID w:val="2"/>
              </w:rPr>
            </w:pPr>
          </w:p>
        </w:tc>
        <w:tc>
          <w:tcPr>
            <w:tcW w:w="428" w:type="pct"/>
            <w:tcBorders>
              <w:top w:val="nil"/>
              <w:left w:val="nil"/>
              <w:bottom w:val="single" w:color="000000" w:sz="8" w:space="0"/>
              <w:right w:val="single" w:color="000000" w:sz="8" w:space="0"/>
            </w:tcBorders>
            <w:shd w:val="clear" w:color="auto" w:fill="auto"/>
            <w:vAlign w:val="top"/>
          </w:tcPr>
          <w:p>
            <w:pPr>
              <w:keepNext w:val="0"/>
              <w:keepLines w:val="0"/>
              <w:suppressLineNumbers w:val="0"/>
              <w:spacing w:before="0" w:beforeAutospacing="0" w:after="0" w:afterAutospacing="0"/>
              <w:ind w:left="0" w:right="0"/>
              <w:jc w:val="both"/>
              <w:rPr>
                <w:rFonts w:hint="eastAsia" w:ascii="宋体" w:hAnsi="宋体" w:eastAsia="宋体" w:cs="宋体"/>
                <w:i w:val="0"/>
                <w:iCs w:val="0"/>
                <w:color w:val="000000"/>
                <w:sz w:val="20"/>
                <w:szCs w:val="20"/>
                <w:u w:val="none"/>
                <w:woUserID w:val="2"/>
              </w:rPr>
            </w:pPr>
          </w:p>
        </w:tc>
        <w:tc>
          <w:tcPr>
            <w:tcW w:w="470" w:type="pct"/>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olor w:val="000000"/>
                <w:sz w:val="18"/>
                <w:szCs w:val="18"/>
                <w:u w:val="none"/>
                <w:woUserID w:val="2"/>
              </w:rPr>
            </w:pPr>
            <w:r>
              <w:rPr>
                <w:rFonts w:hint="eastAsia" w:ascii="宋体" w:hAnsi="宋体" w:eastAsia="宋体" w:cs="宋体"/>
                <w:i w:val="0"/>
                <w:iCs w:val="0"/>
                <w:color w:val="000000"/>
                <w:kern w:val="0"/>
                <w:sz w:val="18"/>
                <w:szCs w:val="18"/>
                <w:u w:val="none"/>
                <w:lang w:val="en-US" w:eastAsia="zh-CN" w:bidi="ar"/>
                <w:woUserID w:val="2"/>
              </w:rPr>
              <w:t>否</w:t>
            </w:r>
          </w:p>
        </w:tc>
        <w:tc>
          <w:tcPr>
            <w:tcW w:w="1950" w:type="pct"/>
            <w:tcBorders>
              <w:top w:val="nil"/>
              <w:left w:val="nil"/>
              <w:bottom w:val="single" w:color="000000" w:sz="8" w:space="0"/>
              <w:right w:val="single" w:color="000000" w:sz="8" w:space="0"/>
            </w:tcBorders>
            <w:shd w:val="clear" w:color="auto" w:fill="auto"/>
            <w:vAlign w:val="top"/>
          </w:tcPr>
          <w:p>
            <w:pPr>
              <w:keepNext w:val="0"/>
              <w:keepLines w:val="0"/>
              <w:suppressLineNumbers w:val="0"/>
              <w:spacing w:before="0" w:beforeAutospacing="0" w:after="0" w:afterAutospacing="0"/>
              <w:ind w:left="0" w:right="0"/>
              <w:jc w:val="both"/>
              <w:rPr>
                <w:rFonts w:hint="eastAsia" w:ascii="宋体" w:hAnsi="宋体" w:eastAsia="宋体" w:cs="宋体"/>
                <w:i w:val="0"/>
                <w:iCs w:val="0"/>
                <w:color w:val="000000"/>
                <w:sz w:val="18"/>
                <w:szCs w:val="18"/>
                <w:u w:val="none"/>
                <w:woUserID w:val="2"/>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538" w:type="pct"/>
            <w:tcBorders>
              <w:top w:val="nil"/>
              <w:left w:val="single" w:color="000000" w:sz="8" w:space="0"/>
              <w:bottom w:val="single" w:color="000000" w:sz="8" w:space="0"/>
              <w:right w:val="single" w:color="000000" w:sz="8" w:space="0"/>
            </w:tcBorders>
            <w:shd w:val="clear" w:color="auto" w:fill="auto"/>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olor w:val="000000"/>
                <w:sz w:val="18"/>
                <w:szCs w:val="18"/>
                <w:u w:val="none"/>
                <w:woUserID w:val="2"/>
              </w:rPr>
            </w:pPr>
            <w:r>
              <w:rPr>
                <w:rFonts w:hint="eastAsia" w:ascii="宋体" w:hAnsi="宋体" w:eastAsia="宋体" w:cs="宋体"/>
                <w:i w:val="0"/>
                <w:iCs w:val="0"/>
                <w:color w:val="000000"/>
                <w:kern w:val="0"/>
                <w:sz w:val="18"/>
                <w:szCs w:val="18"/>
                <w:u w:val="none"/>
                <w:lang w:val="en-US" w:eastAsia="zh-CN" w:bidi="ar"/>
                <w:woUserID w:val="2"/>
              </w:rPr>
              <w:t>fpcy</w:t>
            </w:r>
          </w:p>
        </w:tc>
        <w:tc>
          <w:tcPr>
            <w:tcW w:w="743" w:type="pct"/>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olor w:val="000000"/>
                <w:sz w:val="18"/>
                <w:szCs w:val="18"/>
                <w:u w:val="none"/>
                <w:woUserID w:val="2"/>
              </w:rPr>
            </w:pPr>
            <w:r>
              <w:rPr>
                <w:rFonts w:hint="eastAsia" w:ascii="宋体" w:hAnsi="宋体" w:eastAsia="宋体" w:cs="宋体"/>
                <w:i w:val="0"/>
                <w:iCs w:val="0"/>
                <w:color w:val="000000"/>
                <w:kern w:val="0"/>
                <w:sz w:val="18"/>
                <w:szCs w:val="18"/>
                <w:u w:val="none"/>
                <w:lang w:val="en-US" w:eastAsia="zh-CN" w:bidi="ar"/>
                <w:woUserID w:val="2"/>
              </w:rPr>
              <w:t>发票查验</w:t>
            </w:r>
          </w:p>
        </w:tc>
        <w:tc>
          <w:tcPr>
            <w:tcW w:w="525" w:type="pct"/>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olor w:val="000000"/>
                <w:sz w:val="18"/>
                <w:szCs w:val="18"/>
                <w:highlight w:val="yellow"/>
                <w:u w:val="none"/>
                <w:woUserID w:val="2"/>
              </w:rPr>
            </w:pPr>
            <w:r>
              <w:rPr>
                <w:rFonts w:hint="eastAsia" w:ascii="宋体" w:hAnsi="宋体" w:eastAsia="宋体" w:cs="宋体"/>
                <w:i w:val="0"/>
                <w:iCs w:val="0"/>
                <w:color w:val="000000"/>
                <w:kern w:val="0"/>
                <w:sz w:val="18"/>
                <w:szCs w:val="18"/>
                <w:highlight w:val="none"/>
                <w:u w:val="none"/>
                <w:lang w:val="en-US" w:eastAsia="zh-CN" w:bidi="ar"/>
                <w:woUserID w:val="2"/>
              </w:rPr>
              <w:t>参照</w:t>
            </w:r>
          </w:p>
        </w:tc>
        <w:tc>
          <w:tcPr>
            <w:tcW w:w="343" w:type="pct"/>
            <w:tcBorders>
              <w:top w:val="nil"/>
              <w:left w:val="nil"/>
              <w:bottom w:val="single" w:color="000000" w:sz="8" w:space="0"/>
              <w:right w:val="single" w:color="000000" w:sz="8" w:space="0"/>
            </w:tcBorders>
            <w:shd w:val="clear" w:color="auto" w:fill="auto"/>
            <w:vAlign w:val="top"/>
          </w:tcPr>
          <w:p>
            <w:pPr>
              <w:keepNext w:val="0"/>
              <w:keepLines w:val="0"/>
              <w:suppressLineNumbers w:val="0"/>
              <w:spacing w:before="0" w:beforeAutospacing="0" w:after="0" w:afterAutospacing="0"/>
              <w:ind w:left="0" w:right="0"/>
              <w:jc w:val="both"/>
              <w:rPr>
                <w:rFonts w:hint="eastAsia" w:ascii="宋体" w:hAnsi="宋体" w:eastAsia="宋体" w:cs="宋体"/>
                <w:i w:val="0"/>
                <w:iCs w:val="0"/>
                <w:color w:val="000000"/>
                <w:sz w:val="20"/>
                <w:szCs w:val="20"/>
                <w:u w:val="none"/>
                <w:woUserID w:val="2"/>
              </w:rPr>
            </w:pPr>
          </w:p>
        </w:tc>
        <w:tc>
          <w:tcPr>
            <w:tcW w:w="428" w:type="pct"/>
            <w:tcBorders>
              <w:top w:val="nil"/>
              <w:left w:val="nil"/>
              <w:bottom w:val="single" w:color="000000" w:sz="8" w:space="0"/>
              <w:right w:val="single" w:color="000000" w:sz="8" w:space="0"/>
            </w:tcBorders>
            <w:shd w:val="clear" w:color="auto" w:fill="auto"/>
            <w:vAlign w:val="top"/>
          </w:tcPr>
          <w:p>
            <w:pPr>
              <w:keepNext w:val="0"/>
              <w:keepLines w:val="0"/>
              <w:suppressLineNumbers w:val="0"/>
              <w:spacing w:before="0" w:beforeAutospacing="0" w:after="0" w:afterAutospacing="0"/>
              <w:ind w:left="0" w:right="0"/>
              <w:jc w:val="both"/>
              <w:rPr>
                <w:rFonts w:hint="eastAsia" w:ascii="宋体" w:hAnsi="宋体" w:eastAsia="宋体" w:cs="宋体"/>
                <w:i w:val="0"/>
                <w:iCs w:val="0"/>
                <w:color w:val="000000"/>
                <w:sz w:val="20"/>
                <w:szCs w:val="20"/>
                <w:u w:val="none"/>
                <w:woUserID w:val="2"/>
              </w:rPr>
            </w:pPr>
          </w:p>
        </w:tc>
        <w:tc>
          <w:tcPr>
            <w:tcW w:w="470" w:type="pct"/>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olor w:val="000000"/>
                <w:sz w:val="18"/>
                <w:szCs w:val="18"/>
                <w:u w:val="none"/>
                <w:woUserID w:val="2"/>
              </w:rPr>
            </w:pPr>
            <w:r>
              <w:rPr>
                <w:rFonts w:hint="eastAsia" w:ascii="宋体" w:hAnsi="宋体" w:eastAsia="宋体" w:cs="宋体"/>
                <w:i w:val="0"/>
                <w:iCs w:val="0"/>
                <w:color w:val="000000"/>
                <w:kern w:val="0"/>
                <w:sz w:val="18"/>
                <w:szCs w:val="18"/>
                <w:u w:val="none"/>
                <w:lang w:val="en-US" w:eastAsia="zh-CN" w:bidi="ar"/>
                <w:woUserID w:val="2"/>
              </w:rPr>
              <w:t>否</w:t>
            </w:r>
          </w:p>
        </w:tc>
        <w:tc>
          <w:tcPr>
            <w:tcW w:w="1950" w:type="pct"/>
            <w:tcBorders>
              <w:top w:val="nil"/>
              <w:left w:val="nil"/>
              <w:bottom w:val="single" w:color="000000" w:sz="8" w:space="0"/>
              <w:right w:val="single" w:color="000000" w:sz="8" w:space="0"/>
            </w:tcBorders>
            <w:shd w:val="clear" w:color="auto" w:fill="auto"/>
            <w:vAlign w:val="top"/>
          </w:tcPr>
          <w:p>
            <w:pPr>
              <w:keepNext w:val="0"/>
              <w:keepLines w:val="0"/>
              <w:suppressLineNumbers w:val="0"/>
              <w:spacing w:before="0" w:beforeAutospacing="0" w:after="0" w:afterAutospacing="0"/>
              <w:ind w:left="0" w:right="0"/>
              <w:jc w:val="both"/>
              <w:rPr>
                <w:rFonts w:hint="eastAsia" w:ascii="宋体" w:hAnsi="宋体" w:eastAsia="宋体" w:cs="宋体"/>
                <w:i w:val="0"/>
                <w:iCs w:val="0"/>
                <w:color w:val="000000"/>
                <w:sz w:val="18"/>
                <w:szCs w:val="18"/>
                <w:u w:val="none"/>
                <w:woUserID w:val="2"/>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538" w:type="pct"/>
            <w:tcBorders>
              <w:top w:val="nil"/>
              <w:left w:val="single" w:color="000000" w:sz="8" w:space="0"/>
              <w:bottom w:val="single" w:color="000000" w:sz="8" w:space="0"/>
              <w:right w:val="single" w:color="000000" w:sz="8" w:space="0"/>
            </w:tcBorders>
            <w:shd w:val="clear" w:color="auto" w:fill="auto"/>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olor w:val="000000"/>
                <w:sz w:val="18"/>
                <w:szCs w:val="18"/>
                <w:u w:val="none"/>
                <w:woUserID w:val="2"/>
              </w:rPr>
            </w:pPr>
            <w:r>
              <w:rPr>
                <w:rFonts w:hint="eastAsia" w:ascii="宋体" w:hAnsi="宋体" w:eastAsia="宋体" w:cs="宋体"/>
                <w:i w:val="0"/>
                <w:iCs w:val="0"/>
                <w:color w:val="000000"/>
                <w:kern w:val="0"/>
                <w:sz w:val="18"/>
                <w:szCs w:val="18"/>
                <w:u w:val="none"/>
                <w:lang w:val="en-US" w:eastAsia="zh-CN" w:bidi="ar"/>
                <w:woUserID w:val="2"/>
              </w:rPr>
              <w:t>wjly</w:t>
            </w:r>
          </w:p>
        </w:tc>
        <w:tc>
          <w:tcPr>
            <w:tcW w:w="743" w:type="pct"/>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olor w:val="000000"/>
                <w:sz w:val="18"/>
                <w:szCs w:val="18"/>
                <w:u w:val="none"/>
                <w:woUserID w:val="2"/>
              </w:rPr>
            </w:pPr>
            <w:r>
              <w:rPr>
                <w:rFonts w:hint="eastAsia" w:ascii="宋体" w:hAnsi="宋体" w:eastAsia="宋体" w:cs="宋体"/>
                <w:i w:val="0"/>
                <w:iCs w:val="0"/>
                <w:color w:val="000000"/>
                <w:kern w:val="0"/>
                <w:sz w:val="18"/>
                <w:szCs w:val="18"/>
                <w:u w:val="none"/>
                <w:lang w:val="en-US" w:eastAsia="zh-CN" w:bidi="ar"/>
                <w:woUserID w:val="2"/>
              </w:rPr>
              <w:t>文件来源</w:t>
            </w:r>
          </w:p>
        </w:tc>
        <w:tc>
          <w:tcPr>
            <w:tcW w:w="525" w:type="pct"/>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olor w:val="000000"/>
                <w:sz w:val="18"/>
                <w:szCs w:val="18"/>
                <w:u w:val="none"/>
                <w:woUserID w:val="2"/>
              </w:rPr>
            </w:pPr>
            <w:r>
              <w:rPr>
                <w:rFonts w:hint="eastAsia" w:ascii="宋体" w:hAnsi="宋体" w:eastAsia="宋体" w:cs="宋体"/>
                <w:i w:val="0"/>
                <w:iCs w:val="0"/>
                <w:color w:val="000000"/>
                <w:kern w:val="0"/>
                <w:sz w:val="18"/>
                <w:szCs w:val="18"/>
                <w:u w:val="none"/>
                <w:lang w:val="en-US" w:eastAsia="zh-CN" w:bidi="ar"/>
                <w:woUserID w:val="2"/>
              </w:rPr>
              <w:t>参照</w:t>
            </w:r>
          </w:p>
        </w:tc>
        <w:tc>
          <w:tcPr>
            <w:tcW w:w="343" w:type="pct"/>
            <w:tcBorders>
              <w:top w:val="nil"/>
              <w:left w:val="nil"/>
              <w:bottom w:val="single" w:color="000000" w:sz="8" w:space="0"/>
              <w:right w:val="single" w:color="000000" w:sz="8" w:space="0"/>
            </w:tcBorders>
            <w:shd w:val="clear" w:color="auto" w:fill="auto"/>
            <w:vAlign w:val="top"/>
          </w:tcPr>
          <w:p>
            <w:pPr>
              <w:keepNext w:val="0"/>
              <w:keepLines w:val="0"/>
              <w:suppressLineNumbers w:val="0"/>
              <w:spacing w:before="0" w:beforeAutospacing="0" w:after="0" w:afterAutospacing="0"/>
              <w:ind w:left="0" w:right="0"/>
              <w:jc w:val="both"/>
              <w:rPr>
                <w:rFonts w:hint="eastAsia" w:ascii="宋体" w:hAnsi="宋体" w:eastAsia="宋体" w:cs="宋体"/>
                <w:i w:val="0"/>
                <w:iCs w:val="0"/>
                <w:color w:val="000000"/>
                <w:sz w:val="18"/>
                <w:szCs w:val="18"/>
                <w:u w:val="none"/>
                <w:woUserID w:val="2"/>
              </w:rPr>
            </w:pPr>
          </w:p>
        </w:tc>
        <w:tc>
          <w:tcPr>
            <w:tcW w:w="428" w:type="pct"/>
            <w:tcBorders>
              <w:top w:val="nil"/>
              <w:left w:val="nil"/>
              <w:bottom w:val="single" w:color="000000" w:sz="8" w:space="0"/>
              <w:right w:val="single" w:color="000000" w:sz="8" w:space="0"/>
            </w:tcBorders>
            <w:shd w:val="clear" w:color="auto" w:fill="auto"/>
            <w:vAlign w:val="top"/>
          </w:tcPr>
          <w:p>
            <w:pPr>
              <w:keepNext w:val="0"/>
              <w:keepLines w:val="0"/>
              <w:suppressLineNumbers w:val="0"/>
              <w:spacing w:before="0" w:beforeAutospacing="0" w:after="0" w:afterAutospacing="0"/>
              <w:ind w:left="0" w:right="0"/>
              <w:jc w:val="both"/>
              <w:rPr>
                <w:rFonts w:hint="eastAsia" w:ascii="宋体" w:hAnsi="宋体" w:eastAsia="宋体" w:cs="宋体"/>
                <w:i w:val="0"/>
                <w:iCs w:val="0"/>
                <w:color w:val="000000"/>
                <w:sz w:val="18"/>
                <w:szCs w:val="18"/>
                <w:u w:val="none"/>
                <w:woUserID w:val="2"/>
              </w:rPr>
            </w:pPr>
          </w:p>
        </w:tc>
        <w:tc>
          <w:tcPr>
            <w:tcW w:w="470" w:type="pct"/>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olor w:val="000000"/>
                <w:sz w:val="18"/>
                <w:szCs w:val="18"/>
                <w:u w:val="none"/>
                <w:woUserID w:val="2"/>
              </w:rPr>
            </w:pPr>
            <w:r>
              <w:rPr>
                <w:rFonts w:hint="eastAsia" w:ascii="宋体" w:hAnsi="宋体" w:eastAsia="宋体" w:cs="宋体"/>
                <w:i w:val="0"/>
                <w:iCs w:val="0"/>
                <w:color w:val="000000"/>
                <w:kern w:val="0"/>
                <w:sz w:val="18"/>
                <w:szCs w:val="18"/>
                <w:u w:val="none"/>
                <w:lang w:val="en-US" w:eastAsia="zh-CN" w:bidi="ar"/>
                <w:woUserID w:val="2"/>
              </w:rPr>
              <w:t>否</w:t>
            </w:r>
          </w:p>
        </w:tc>
        <w:tc>
          <w:tcPr>
            <w:tcW w:w="1950" w:type="pct"/>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olor w:val="000000"/>
                <w:sz w:val="18"/>
                <w:szCs w:val="18"/>
                <w:u w:val="none"/>
                <w:woUserID w:val="2"/>
              </w:rPr>
            </w:pPr>
            <w:r>
              <w:rPr>
                <w:rFonts w:hint="eastAsia" w:ascii="宋体" w:hAnsi="宋体" w:eastAsia="宋体" w:cs="宋体"/>
                <w:i w:val="0"/>
                <w:iCs w:val="0"/>
                <w:color w:val="000000"/>
                <w:kern w:val="0"/>
                <w:sz w:val="18"/>
                <w:szCs w:val="18"/>
                <w:u w:val="none"/>
                <w:lang w:val="en-US" w:eastAsia="zh-CN" w:bidi="ar"/>
                <w:woUserID w:val="2"/>
              </w:rPr>
              <w:t>费用报销、总账</w:t>
            </w:r>
          </w:p>
        </w:tc>
      </w:tr>
    </w:tbl>
    <w:p>
      <w:pPr>
        <w:pStyle w:val="26"/>
        <w:keepNext w:val="0"/>
        <w:keepLines w:val="0"/>
        <w:widowControl/>
        <w:suppressLineNumbers w:val="0"/>
        <w:spacing w:before="0" w:beforeAutospacing="1" w:after="156" w:afterAutospacing="0"/>
        <w:ind w:right="0"/>
        <w:jc w:val="left"/>
        <w:rPr>
          <w:rFonts w:hint="default" w:ascii="Wingdings" w:hAnsi="Wingdings" w:cs="Arial"/>
          <w:b/>
          <w:bCs w:val="0"/>
          <w:kern w:val="0"/>
          <w:sz w:val="21"/>
          <w:szCs w:val="21"/>
          <w:lang w:val="en-US" w:eastAsia="zh-CN" w:bidi="ar"/>
        </w:rPr>
      </w:pPr>
    </w:p>
    <w:p>
      <w:pPr>
        <w:pStyle w:val="26"/>
        <w:keepNext w:val="0"/>
        <w:keepLines w:val="0"/>
        <w:widowControl/>
        <w:numPr>
          <w:ilvl w:val="0"/>
          <w:numId w:val="8"/>
        </w:numPr>
        <w:suppressLineNumbers w:val="0"/>
        <w:spacing w:before="0" w:beforeAutospacing="1" w:after="156" w:afterAutospacing="0"/>
        <w:ind w:right="0" w:rightChars="0"/>
        <w:jc w:val="left"/>
        <w:rPr>
          <w:rFonts w:hint="default" w:cs="宋体"/>
          <w:b/>
          <w:bCs/>
          <w:i w:val="0"/>
          <w:iCs w:val="0"/>
          <w:caps w:val="0"/>
          <w:color w:val="000000"/>
          <w:spacing w:val="0"/>
          <w:kern w:val="2"/>
          <w:sz w:val="21"/>
          <w:szCs w:val="21"/>
          <w:highlight w:val="none"/>
          <w:lang w:val="en-US" w:eastAsia="zh-CN" w:bidi="ar"/>
        </w:rPr>
      </w:pPr>
      <w:r>
        <w:rPr>
          <w:rFonts w:hint="eastAsia" w:cs="宋体"/>
          <w:b/>
          <w:bCs/>
          <w:i w:val="0"/>
          <w:iCs w:val="0"/>
          <w:caps w:val="0"/>
          <w:color w:val="000000"/>
          <w:spacing w:val="0"/>
          <w:kern w:val="2"/>
          <w:sz w:val="21"/>
          <w:szCs w:val="21"/>
          <w:highlight w:val="none"/>
          <w:lang w:val="en-US" w:eastAsia="zh-CN" w:bidi="ar"/>
        </w:rPr>
        <w:t>点击【其他附件】，上传发票其他格式的文件，存储位置在文件‘发票’类型下；</w:t>
      </w:r>
    </w:p>
    <w:p>
      <w:pPr>
        <w:pStyle w:val="26"/>
        <w:keepNext w:val="0"/>
        <w:keepLines w:val="0"/>
        <w:widowControl/>
        <w:numPr>
          <w:ilvl w:val="0"/>
          <w:numId w:val="0"/>
        </w:numPr>
        <w:suppressLineNumbers w:val="0"/>
        <w:spacing w:before="0" w:beforeAutospacing="1" w:after="156" w:afterAutospacing="0"/>
        <w:ind w:right="0" w:rightChars="0"/>
        <w:jc w:val="left"/>
        <w:rPr>
          <w:rFonts w:hint="eastAsia" w:cs="宋体"/>
          <w:i w:val="0"/>
          <w:iCs w:val="0"/>
          <w:caps w:val="0"/>
          <w:color w:val="000000"/>
          <w:spacing w:val="0"/>
          <w:kern w:val="2"/>
          <w:sz w:val="21"/>
          <w:szCs w:val="21"/>
          <w:highlight w:val="none"/>
          <w:lang w:val="en-US" w:eastAsia="zh-CN" w:bidi="ar"/>
        </w:rPr>
      </w:pPr>
      <w:r>
        <w:rPr>
          <w:rFonts w:hint="eastAsia" w:cs="宋体"/>
          <w:i w:val="0"/>
          <w:iCs w:val="0"/>
          <w:caps w:val="0"/>
          <w:color w:val="000000"/>
          <w:spacing w:val="0"/>
          <w:kern w:val="2"/>
          <w:sz w:val="21"/>
          <w:szCs w:val="21"/>
          <w:highlight w:val="none"/>
          <w:lang w:val="en-US" w:eastAsia="zh-CN" w:bidi="ar"/>
        </w:rPr>
        <w:t>a.界面访问本地文件，选择文件上传，文件类型仅为：pdf、ofd、xml三种；</w:t>
      </w:r>
    </w:p>
    <w:p>
      <w:pPr>
        <w:pStyle w:val="26"/>
        <w:keepNext w:val="0"/>
        <w:keepLines w:val="0"/>
        <w:widowControl/>
        <w:numPr>
          <w:ilvl w:val="0"/>
          <w:numId w:val="0"/>
        </w:numPr>
        <w:suppressLineNumbers w:val="0"/>
        <w:spacing w:before="0" w:beforeAutospacing="1" w:after="156" w:afterAutospacing="0"/>
        <w:ind w:right="0" w:rightChars="0"/>
        <w:jc w:val="left"/>
        <w:rPr>
          <w:rFonts w:hint="default" w:cs="宋体"/>
          <w:i w:val="0"/>
          <w:iCs w:val="0"/>
          <w:caps w:val="0"/>
          <w:color w:val="000000"/>
          <w:spacing w:val="0"/>
          <w:kern w:val="2"/>
          <w:sz w:val="21"/>
          <w:szCs w:val="21"/>
          <w:highlight w:val="none"/>
          <w:lang w:val="en-US" w:eastAsia="zh-CN" w:bidi="ar"/>
        </w:rPr>
      </w:pPr>
      <w:r>
        <w:rPr>
          <w:rFonts w:hint="eastAsia" w:cs="宋体"/>
          <w:i w:val="0"/>
          <w:iCs w:val="0"/>
          <w:caps w:val="0"/>
          <w:color w:val="000000"/>
          <w:spacing w:val="0"/>
          <w:kern w:val="2"/>
          <w:sz w:val="21"/>
          <w:szCs w:val="21"/>
          <w:highlight w:val="none"/>
          <w:lang w:val="en-US" w:eastAsia="zh-CN" w:bidi="ar"/>
        </w:rPr>
        <w:t>b.上传至文件存储在发票类型的文件包中；</w:t>
      </w:r>
    </w:p>
    <w:p>
      <w:pPr>
        <w:pStyle w:val="26"/>
        <w:keepNext w:val="0"/>
        <w:keepLines w:val="0"/>
        <w:widowControl/>
        <w:numPr>
          <w:ilvl w:val="0"/>
          <w:numId w:val="0"/>
        </w:numPr>
        <w:suppressLineNumbers w:val="0"/>
        <w:spacing w:before="0" w:beforeAutospacing="1" w:after="156" w:afterAutospacing="0"/>
        <w:ind w:right="0" w:rightChars="0"/>
        <w:jc w:val="left"/>
        <w:rPr>
          <w:rFonts w:hint="default" w:cs="宋体"/>
          <w:i w:val="0"/>
          <w:iCs w:val="0"/>
          <w:caps w:val="0"/>
          <w:color w:val="000000"/>
          <w:spacing w:val="0"/>
          <w:kern w:val="2"/>
          <w:sz w:val="21"/>
          <w:szCs w:val="21"/>
          <w:highlight w:val="none"/>
          <w:lang w:val="en-US" w:eastAsia="zh-CN" w:bidi="ar"/>
        </w:rPr>
      </w:pPr>
      <w:r>
        <w:rPr>
          <w:rFonts w:hint="eastAsia" w:cs="宋体"/>
          <w:i w:val="0"/>
          <w:iCs w:val="0"/>
          <w:caps w:val="0"/>
          <w:color w:val="000000"/>
          <w:spacing w:val="0"/>
          <w:kern w:val="2"/>
          <w:sz w:val="21"/>
          <w:szCs w:val="21"/>
          <w:highlight w:val="none"/>
          <w:lang w:val="en-US" w:eastAsia="zh-CN" w:bidi="ar"/>
        </w:rPr>
        <w:t>c.该文件与记账凭证建立关联关系；</w:t>
      </w:r>
    </w:p>
    <w:p>
      <w:pPr>
        <w:pStyle w:val="26"/>
        <w:keepNext w:val="0"/>
        <w:keepLines w:val="0"/>
        <w:widowControl/>
        <w:numPr>
          <w:ilvl w:val="0"/>
          <w:numId w:val="0"/>
        </w:numPr>
        <w:suppressLineNumbers w:val="0"/>
        <w:spacing w:before="0" w:beforeAutospacing="1" w:after="156" w:afterAutospacing="0"/>
        <w:ind w:right="0" w:rightChars="0"/>
        <w:jc w:val="left"/>
        <w:rPr>
          <w:rFonts w:hint="default" w:cs="宋体"/>
          <w:i w:val="0"/>
          <w:iCs w:val="0"/>
          <w:caps w:val="0"/>
          <w:color w:val="000000"/>
          <w:spacing w:val="0"/>
          <w:kern w:val="2"/>
          <w:sz w:val="21"/>
          <w:szCs w:val="21"/>
          <w:highlight w:val="none"/>
          <w:lang w:val="en-US" w:eastAsia="zh-CN" w:bidi="ar"/>
        </w:rPr>
      </w:pPr>
      <w:r>
        <w:rPr>
          <w:rFonts w:hint="eastAsia" w:cs="宋体"/>
          <w:i w:val="0"/>
          <w:iCs w:val="0"/>
          <w:caps w:val="0"/>
          <w:color w:val="000000"/>
          <w:spacing w:val="0"/>
          <w:kern w:val="2"/>
          <w:sz w:val="21"/>
          <w:szCs w:val="21"/>
          <w:highlight w:val="none"/>
          <w:lang w:val="en-US" w:eastAsia="zh-CN" w:bidi="ar"/>
        </w:rPr>
        <w:t>d.在发票环节存储的所有文件都可以在该凭证【附件】中看到；</w:t>
      </w:r>
    </w:p>
    <w:p>
      <w:pPr>
        <w:pStyle w:val="26"/>
        <w:keepNext w:val="0"/>
        <w:keepLines w:val="0"/>
        <w:widowControl/>
        <w:numPr>
          <w:ilvl w:val="0"/>
          <w:numId w:val="8"/>
        </w:numPr>
        <w:suppressLineNumbers w:val="0"/>
        <w:spacing w:before="0" w:beforeAutospacing="1" w:after="156" w:afterAutospacing="0"/>
        <w:ind w:right="0" w:rightChars="0"/>
        <w:jc w:val="left"/>
        <w:rPr>
          <w:rFonts w:hint="default" w:cs="宋体"/>
          <w:i w:val="0"/>
          <w:iCs w:val="0"/>
          <w:caps w:val="0"/>
          <w:color w:val="000000"/>
          <w:spacing w:val="0"/>
          <w:kern w:val="2"/>
          <w:sz w:val="21"/>
          <w:szCs w:val="21"/>
          <w:highlight w:val="none"/>
          <w:lang w:val="en-US" w:eastAsia="zh-CN" w:bidi="ar"/>
        </w:rPr>
      </w:pPr>
      <w:r>
        <w:rPr>
          <w:rFonts w:hint="eastAsia" w:cs="宋体"/>
          <w:b/>
          <w:bCs/>
          <w:i w:val="0"/>
          <w:iCs w:val="0"/>
          <w:caps w:val="0"/>
          <w:color w:val="000000"/>
          <w:spacing w:val="0"/>
          <w:kern w:val="2"/>
          <w:sz w:val="21"/>
          <w:szCs w:val="21"/>
          <w:highlight w:val="none"/>
          <w:lang w:val="en-US" w:eastAsia="zh-CN" w:bidi="ar"/>
        </w:rPr>
        <w:t>针对无法识别的发票，提供手动录入功能，点击【手动录入】</w:t>
      </w:r>
    </w:p>
    <w:p>
      <w:pPr>
        <w:pStyle w:val="26"/>
        <w:keepNext w:val="0"/>
        <w:keepLines w:val="0"/>
        <w:widowControl/>
        <w:numPr>
          <w:ilvl w:val="0"/>
          <w:numId w:val="0"/>
        </w:numPr>
        <w:suppressLineNumbers w:val="0"/>
        <w:spacing w:before="0" w:beforeAutospacing="1" w:after="156" w:afterAutospacing="0"/>
        <w:ind w:right="0" w:rightChars="0"/>
        <w:jc w:val="left"/>
        <w:rPr>
          <w:rFonts w:hint="default" w:cs="宋体"/>
          <w:i w:val="0"/>
          <w:iCs w:val="0"/>
          <w:caps w:val="0"/>
          <w:color w:val="000000"/>
          <w:spacing w:val="0"/>
          <w:kern w:val="2"/>
          <w:sz w:val="21"/>
          <w:szCs w:val="21"/>
          <w:highlight w:val="none"/>
          <w:lang w:eastAsia="zh-CN" w:bidi="ar"/>
        </w:rPr>
      </w:pPr>
      <w:r>
        <w:rPr>
          <w:rFonts w:hint="default" w:cs="宋体"/>
          <w:i w:val="0"/>
          <w:iCs w:val="0"/>
          <w:caps w:val="0"/>
          <w:color w:val="000000"/>
          <w:spacing w:val="0"/>
          <w:kern w:val="2"/>
          <w:sz w:val="21"/>
          <w:szCs w:val="21"/>
          <w:highlight w:val="none"/>
          <w:lang w:eastAsia="zh-CN" w:bidi="ar"/>
        </w:rPr>
        <w:drawing>
          <wp:inline distT="0" distB="0" distL="114300" distR="114300">
            <wp:extent cx="5273040" cy="2978785"/>
            <wp:effectExtent l="0" t="0" r="3810" b="1206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3"/>
                    <a:stretch>
                      <a:fillRect/>
                    </a:stretch>
                  </pic:blipFill>
                  <pic:spPr>
                    <a:xfrm>
                      <a:off x="0" y="0"/>
                      <a:ext cx="5273040" cy="2978785"/>
                    </a:xfrm>
                    <a:prstGeom prst="rect">
                      <a:avLst/>
                    </a:prstGeom>
                  </pic:spPr>
                </pic:pic>
              </a:graphicData>
            </a:graphic>
          </wp:inline>
        </w:drawing>
      </w:r>
    </w:p>
    <w:p>
      <w:pPr>
        <w:pStyle w:val="26"/>
        <w:keepNext w:val="0"/>
        <w:keepLines w:val="0"/>
        <w:widowControl/>
        <w:numPr>
          <w:ilvl w:val="0"/>
          <w:numId w:val="0"/>
        </w:numPr>
        <w:suppressLineNumbers w:val="0"/>
        <w:spacing w:before="0" w:beforeAutospacing="1" w:after="156" w:afterAutospacing="0"/>
        <w:ind w:right="0" w:rightChars="0"/>
        <w:jc w:val="left"/>
        <w:rPr>
          <w:rFonts w:hint="eastAsia" w:cs="宋体"/>
          <w:i w:val="0"/>
          <w:iCs w:val="0"/>
          <w:caps w:val="0"/>
          <w:color w:val="000000"/>
          <w:spacing w:val="0"/>
          <w:kern w:val="2"/>
          <w:sz w:val="21"/>
          <w:szCs w:val="21"/>
          <w:highlight w:val="none"/>
          <w:lang w:val="en-US" w:eastAsia="zh-CN" w:bidi="ar"/>
        </w:rPr>
      </w:pPr>
      <w:r>
        <w:rPr>
          <w:rFonts w:hint="eastAsia" w:cs="宋体"/>
          <w:i w:val="0"/>
          <w:iCs w:val="0"/>
          <w:caps w:val="0"/>
          <w:color w:val="000000"/>
          <w:spacing w:val="0"/>
          <w:kern w:val="2"/>
          <w:sz w:val="21"/>
          <w:szCs w:val="21"/>
          <w:highlight w:val="none"/>
          <w:lang w:val="en-US" w:eastAsia="zh-CN" w:bidi="ar"/>
        </w:rPr>
        <w:t>a.弹出录入发票数据的界面；手动填写发票基本信息，【确定】后，系统通过接口查询发票信息并保存回传发票结构化数据及查验结果；</w:t>
      </w:r>
    </w:p>
    <w:p>
      <w:pPr>
        <w:pStyle w:val="26"/>
        <w:keepNext w:val="0"/>
        <w:keepLines w:val="0"/>
        <w:widowControl/>
        <w:numPr>
          <w:ilvl w:val="0"/>
          <w:numId w:val="0"/>
        </w:numPr>
        <w:suppressLineNumbers w:val="0"/>
        <w:spacing w:before="0" w:beforeAutospacing="1" w:after="156" w:afterAutospacing="0"/>
        <w:ind w:right="0" w:rightChars="0"/>
        <w:jc w:val="left"/>
        <w:rPr>
          <w:rFonts w:hint="eastAsia" w:cs="宋体"/>
          <w:i w:val="0"/>
          <w:iCs w:val="0"/>
          <w:caps w:val="0"/>
          <w:color w:val="000000"/>
          <w:spacing w:val="0"/>
          <w:kern w:val="2"/>
          <w:sz w:val="21"/>
          <w:szCs w:val="21"/>
          <w:highlight w:val="none"/>
          <w:lang w:val="en-US" w:eastAsia="zh-CN" w:bidi="ar"/>
        </w:rPr>
      </w:pPr>
      <w:r>
        <w:rPr>
          <w:rFonts w:hint="eastAsia" w:cs="宋体"/>
          <w:i w:val="0"/>
          <w:iCs w:val="0"/>
          <w:caps w:val="0"/>
          <w:color w:val="000000"/>
          <w:spacing w:val="0"/>
          <w:kern w:val="2"/>
          <w:sz w:val="21"/>
          <w:szCs w:val="21"/>
          <w:highlight w:val="none"/>
          <w:lang w:val="en-US" w:eastAsia="zh-CN" w:bidi="ar"/>
        </w:rPr>
        <w:t>b.录入界面的字段：</w:t>
      </w:r>
    </w:p>
    <w:p>
      <w:pPr>
        <w:pStyle w:val="26"/>
        <w:keepNext w:val="0"/>
        <w:keepLines w:val="0"/>
        <w:widowControl/>
        <w:suppressLineNumbers w:val="0"/>
        <w:spacing w:before="0" w:beforeAutospacing="1" w:after="156" w:afterAutospacing="0"/>
        <w:ind w:left="420" w:right="0" w:firstLine="0"/>
        <w:jc w:val="left"/>
        <w:rPr>
          <w:rFonts w:hint="default" w:ascii="宋体" w:hAnsi="宋体" w:eastAsia="宋体" w:cs="宋体"/>
          <w:b/>
          <w:bCs/>
          <w:kern w:val="2"/>
          <w:sz w:val="21"/>
          <w:szCs w:val="21"/>
          <w:lang w:val="en-US"/>
        </w:rPr>
      </w:pPr>
      <w:r>
        <w:rPr>
          <w:rFonts w:hint="default" w:ascii="Wingdings" w:hAnsi="Wingdings" w:eastAsia="宋体" w:cs="Arial"/>
          <w:b/>
          <w:bCs w:val="0"/>
          <w:kern w:val="0"/>
          <w:sz w:val="21"/>
          <w:szCs w:val="21"/>
          <w:lang w:val="en-US" w:eastAsia="zh-CN" w:bidi="ar"/>
        </w:rPr>
        <w:t xml:space="preserve">Ø </w:t>
      </w:r>
      <w:r>
        <w:rPr>
          <w:rFonts w:hint="eastAsia" w:ascii="Wingdings" w:hAnsi="Wingdings" w:cs="Arial"/>
          <w:b/>
          <w:bCs w:val="0"/>
          <w:kern w:val="0"/>
          <w:sz w:val="21"/>
          <w:szCs w:val="21"/>
          <w:lang w:val="en-US" w:eastAsia="zh-CN" w:bidi="ar"/>
        </w:rPr>
        <w:t>手动录入发票界面信息</w:t>
      </w:r>
    </w:p>
    <w:tbl>
      <w:tblPr>
        <w:tblStyle w:val="29"/>
        <w:tblW w:w="4998" w:type="pct"/>
        <w:tblInd w:w="0" w:type="dxa"/>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auto"/>
        <w:tblLayout w:type="autofit"/>
        <w:tblCellMar>
          <w:top w:w="15" w:type="dxa"/>
          <w:left w:w="15" w:type="dxa"/>
          <w:bottom w:w="15" w:type="dxa"/>
          <w:right w:w="15" w:type="dxa"/>
        </w:tblCellMar>
      </w:tblPr>
      <w:tblGrid>
        <w:gridCol w:w="1200"/>
        <w:gridCol w:w="1176"/>
        <w:gridCol w:w="1086"/>
        <w:gridCol w:w="612"/>
        <w:gridCol w:w="784"/>
        <w:gridCol w:w="784"/>
        <w:gridCol w:w="2877"/>
      </w:tblGrid>
      <w:tr>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606" w:hRule="atLeast"/>
        </w:trPr>
        <w:tc>
          <w:tcPr>
            <w:tcW w:w="704" w:type="pct"/>
            <w:tcBorders>
              <w:top w:val="single" w:color="auto" w:sz="8" w:space="0"/>
              <w:left w:val="single" w:color="auto" w:sz="8" w:space="0"/>
              <w:bottom w:val="single" w:color="auto" w:sz="8" w:space="0"/>
              <w:right w:val="single" w:color="auto" w:sz="8" w:space="0"/>
            </w:tcBorders>
            <w:shd w:val="clear" w:color="auto" w:fill="DEEAF6"/>
            <w:tcMar>
              <w:top w:w="0" w:type="dxa"/>
              <w:left w:w="108" w:type="dxa"/>
              <w:bottom w:w="0" w:type="dxa"/>
              <w:right w:w="108" w:type="dxa"/>
            </w:tcMar>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aps w:val="0"/>
                <w:color w:val="000000"/>
                <w:spacing w:val="0"/>
                <w:kern w:val="2"/>
                <w:sz w:val="18"/>
                <w:szCs w:val="18"/>
                <w:woUserID w:val="2"/>
              </w:rPr>
            </w:pPr>
            <w:r>
              <w:rPr>
                <w:rFonts w:hint="eastAsia" w:ascii="宋体" w:hAnsi="宋体" w:eastAsia="宋体" w:cs="宋体"/>
                <w:b/>
                <w:bCs/>
                <w:i w:val="0"/>
                <w:iCs w:val="0"/>
                <w:color w:val="000000"/>
                <w:kern w:val="0"/>
                <w:sz w:val="18"/>
                <w:szCs w:val="18"/>
                <w:u w:val="none"/>
                <w:lang w:val="en-US" w:eastAsia="zh-CN" w:bidi="ar"/>
                <w:woUserID w:val="2"/>
              </w:rPr>
              <w:t>字段名称</w:t>
            </w:r>
          </w:p>
        </w:tc>
        <w:tc>
          <w:tcPr>
            <w:tcW w:w="690" w:type="pct"/>
            <w:tcBorders>
              <w:top w:val="single" w:color="auto" w:sz="8" w:space="0"/>
              <w:left w:val="nil"/>
              <w:bottom w:val="single" w:color="auto" w:sz="8" w:space="0"/>
              <w:right w:val="single" w:color="auto" w:sz="8" w:space="0"/>
            </w:tcBorders>
            <w:shd w:val="clear" w:color="auto" w:fill="DEEAF6"/>
            <w:tcMar>
              <w:top w:w="0" w:type="dxa"/>
              <w:left w:w="108" w:type="dxa"/>
              <w:bottom w:w="0" w:type="dxa"/>
              <w:right w:w="108" w:type="dxa"/>
            </w:tcMar>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aps w:val="0"/>
                <w:color w:val="000000"/>
                <w:spacing w:val="0"/>
                <w:kern w:val="2"/>
                <w:sz w:val="18"/>
                <w:szCs w:val="18"/>
                <w:woUserID w:val="2"/>
              </w:rPr>
            </w:pPr>
            <w:r>
              <w:rPr>
                <w:rFonts w:hint="eastAsia" w:ascii="宋体" w:hAnsi="宋体" w:eastAsia="宋体" w:cs="宋体"/>
                <w:b/>
                <w:bCs/>
                <w:i w:val="0"/>
                <w:iCs w:val="0"/>
                <w:color w:val="000000"/>
                <w:kern w:val="0"/>
                <w:sz w:val="18"/>
                <w:szCs w:val="18"/>
                <w:u w:val="none"/>
                <w:lang w:val="en-US" w:eastAsia="zh-CN" w:bidi="ar"/>
                <w:woUserID w:val="2"/>
              </w:rPr>
              <w:t>中文名称</w:t>
            </w:r>
          </w:p>
        </w:tc>
        <w:tc>
          <w:tcPr>
            <w:tcW w:w="637" w:type="pct"/>
            <w:tcBorders>
              <w:top w:val="single" w:color="auto" w:sz="8" w:space="0"/>
              <w:left w:val="nil"/>
              <w:bottom w:val="single" w:color="auto" w:sz="8" w:space="0"/>
              <w:right w:val="single" w:color="auto" w:sz="8" w:space="0"/>
            </w:tcBorders>
            <w:shd w:val="clear" w:color="auto" w:fill="DEEAF6"/>
            <w:tcMar>
              <w:top w:w="0" w:type="dxa"/>
              <w:left w:w="108" w:type="dxa"/>
              <w:bottom w:w="0" w:type="dxa"/>
              <w:right w:w="108" w:type="dxa"/>
            </w:tcMar>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aps w:val="0"/>
                <w:color w:val="000000"/>
                <w:spacing w:val="0"/>
                <w:kern w:val="2"/>
                <w:sz w:val="18"/>
                <w:szCs w:val="18"/>
                <w:woUserID w:val="2"/>
              </w:rPr>
            </w:pPr>
            <w:r>
              <w:rPr>
                <w:rFonts w:hint="eastAsia" w:ascii="宋体" w:hAnsi="宋体" w:eastAsia="宋体" w:cs="宋体"/>
                <w:b/>
                <w:bCs/>
                <w:i w:val="0"/>
                <w:iCs w:val="0"/>
                <w:color w:val="000000"/>
                <w:kern w:val="0"/>
                <w:sz w:val="18"/>
                <w:szCs w:val="18"/>
                <w:u w:val="none"/>
                <w:lang w:val="en-US" w:eastAsia="zh-CN" w:bidi="ar"/>
                <w:woUserID w:val="2"/>
              </w:rPr>
              <w:t>数据类型</w:t>
            </w:r>
          </w:p>
        </w:tc>
        <w:tc>
          <w:tcPr>
            <w:tcW w:w="359" w:type="pct"/>
            <w:tcBorders>
              <w:top w:val="single" w:color="auto" w:sz="8" w:space="0"/>
              <w:left w:val="nil"/>
              <w:bottom w:val="single" w:color="auto" w:sz="8" w:space="0"/>
              <w:right w:val="single" w:color="auto" w:sz="8" w:space="0"/>
            </w:tcBorders>
            <w:shd w:val="clear" w:color="auto" w:fill="DEEAF6"/>
            <w:tcMar>
              <w:top w:w="0" w:type="dxa"/>
              <w:left w:w="108" w:type="dxa"/>
              <w:bottom w:w="0" w:type="dxa"/>
              <w:right w:w="108" w:type="dxa"/>
            </w:tcMar>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aps w:val="0"/>
                <w:color w:val="000000"/>
                <w:spacing w:val="0"/>
                <w:kern w:val="2"/>
                <w:sz w:val="18"/>
                <w:szCs w:val="18"/>
                <w:woUserID w:val="2"/>
              </w:rPr>
            </w:pPr>
            <w:r>
              <w:rPr>
                <w:rFonts w:hint="eastAsia" w:ascii="宋体" w:hAnsi="宋体" w:eastAsia="宋体" w:cs="宋体"/>
                <w:b/>
                <w:bCs/>
                <w:i w:val="0"/>
                <w:iCs w:val="0"/>
                <w:color w:val="000000"/>
                <w:kern w:val="0"/>
                <w:sz w:val="18"/>
                <w:szCs w:val="18"/>
                <w:u w:val="none"/>
                <w:lang w:val="en-US" w:eastAsia="zh-CN" w:bidi="ar"/>
                <w:woUserID w:val="2"/>
              </w:rPr>
              <w:t>长度</w:t>
            </w:r>
          </w:p>
        </w:tc>
        <w:tc>
          <w:tcPr>
            <w:tcW w:w="460" w:type="pct"/>
            <w:tcBorders>
              <w:top w:val="single" w:color="auto" w:sz="8" w:space="0"/>
              <w:left w:val="nil"/>
              <w:bottom w:val="single" w:color="auto" w:sz="8" w:space="0"/>
              <w:right w:val="single" w:color="auto" w:sz="8" w:space="0"/>
            </w:tcBorders>
            <w:shd w:val="clear" w:color="auto" w:fill="DEEAF6"/>
            <w:tcMar>
              <w:top w:w="0" w:type="dxa"/>
              <w:left w:w="108" w:type="dxa"/>
              <w:bottom w:w="0" w:type="dxa"/>
              <w:right w:w="108" w:type="dxa"/>
            </w:tcMar>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aps w:val="0"/>
                <w:color w:val="000000"/>
                <w:spacing w:val="0"/>
                <w:kern w:val="2"/>
                <w:sz w:val="18"/>
                <w:szCs w:val="18"/>
                <w:woUserID w:val="2"/>
              </w:rPr>
            </w:pPr>
            <w:r>
              <w:rPr>
                <w:rFonts w:hint="eastAsia" w:ascii="宋体" w:hAnsi="宋体" w:eastAsia="宋体" w:cs="宋体"/>
                <w:b/>
                <w:bCs/>
                <w:i w:val="0"/>
                <w:iCs w:val="0"/>
                <w:color w:val="000000"/>
                <w:kern w:val="0"/>
                <w:sz w:val="18"/>
                <w:szCs w:val="18"/>
                <w:u w:val="none"/>
                <w:lang w:val="en-US" w:eastAsia="zh-CN" w:bidi="ar"/>
                <w:woUserID w:val="2"/>
              </w:rPr>
              <w:t>必输项</w:t>
            </w:r>
          </w:p>
        </w:tc>
        <w:tc>
          <w:tcPr>
            <w:tcW w:w="460" w:type="pct"/>
            <w:tcBorders>
              <w:top w:val="single" w:color="auto" w:sz="8" w:space="0"/>
              <w:left w:val="nil"/>
              <w:bottom w:val="single" w:color="auto" w:sz="8" w:space="0"/>
              <w:right w:val="single" w:color="auto" w:sz="8" w:space="0"/>
            </w:tcBorders>
            <w:shd w:val="clear" w:color="auto" w:fill="DEEAF6"/>
            <w:tcMar>
              <w:top w:w="0" w:type="dxa"/>
              <w:left w:w="108" w:type="dxa"/>
              <w:bottom w:w="0" w:type="dxa"/>
              <w:right w:w="108" w:type="dxa"/>
            </w:tcMar>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aps w:val="0"/>
                <w:color w:val="000000"/>
                <w:spacing w:val="0"/>
                <w:kern w:val="2"/>
                <w:sz w:val="18"/>
                <w:szCs w:val="18"/>
                <w:woUserID w:val="2"/>
              </w:rPr>
            </w:pPr>
            <w:r>
              <w:rPr>
                <w:rFonts w:hint="eastAsia" w:ascii="宋体" w:hAnsi="宋体" w:eastAsia="宋体" w:cs="宋体"/>
                <w:b/>
                <w:bCs/>
                <w:i w:val="0"/>
                <w:iCs w:val="0"/>
                <w:color w:val="000000"/>
                <w:kern w:val="0"/>
                <w:sz w:val="18"/>
                <w:szCs w:val="18"/>
                <w:u w:val="none"/>
                <w:lang w:val="en-US" w:eastAsia="zh-CN" w:bidi="ar"/>
                <w:woUserID w:val="2"/>
              </w:rPr>
              <w:t>可编辑</w:t>
            </w:r>
          </w:p>
        </w:tc>
        <w:tc>
          <w:tcPr>
            <w:tcW w:w="1688" w:type="pct"/>
            <w:tcBorders>
              <w:top w:val="single" w:color="auto" w:sz="8" w:space="0"/>
              <w:left w:val="nil"/>
              <w:bottom w:val="single" w:color="auto" w:sz="8" w:space="0"/>
              <w:right w:val="single" w:color="auto" w:sz="8" w:space="0"/>
            </w:tcBorders>
            <w:shd w:val="clear" w:color="auto" w:fill="DEEAF6"/>
            <w:tcMar>
              <w:top w:w="0" w:type="dxa"/>
              <w:left w:w="108" w:type="dxa"/>
              <w:bottom w:w="0" w:type="dxa"/>
              <w:right w:w="108" w:type="dxa"/>
            </w:tcMar>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aps w:val="0"/>
                <w:color w:val="000000"/>
                <w:spacing w:val="0"/>
                <w:kern w:val="2"/>
                <w:sz w:val="18"/>
                <w:szCs w:val="18"/>
                <w:woUserID w:val="2"/>
              </w:rPr>
            </w:pPr>
            <w:r>
              <w:rPr>
                <w:rFonts w:hint="eastAsia" w:ascii="宋体" w:hAnsi="宋体" w:eastAsia="宋体" w:cs="宋体"/>
                <w:b/>
                <w:bCs/>
                <w:i w:val="0"/>
                <w:iCs w:val="0"/>
                <w:color w:val="000000"/>
                <w:kern w:val="0"/>
                <w:sz w:val="18"/>
                <w:szCs w:val="18"/>
                <w:u w:val="none"/>
                <w:lang w:val="en-US" w:eastAsia="zh-CN" w:bidi="ar"/>
                <w:woUserID w:val="2"/>
              </w:rPr>
              <w:t>数据来源&amp;规则</w:t>
            </w:r>
          </w:p>
        </w:tc>
      </w:tr>
      <w:tr>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auto"/>
          <w:tblCellMar>
            <w:top w:w="15" w:type="dxa"/>
            <w:left w:w="15" w:type="dxa"/>
            <w:bottom w:w="15" w:type="dxa"/>
            <w:right w:w="15" w:type="dxa"/>
          </w:tblCellMar>
        </w:tblPrEx>
        <w:tc>
          <w:tcPr>
            <w:tcW w:w="704"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aps w:val="0"/>
                <w:color w:val="000000"/>
                <w:spacing w:val="0"/>
                <w:kern w:val="2"/>
                <w:sz w:val="18"/>
                <w:szCs w:val="18"/>
                <w:highlight w:val="yellow"/>
                <w:woUserID w:val="2"/>
              </w:rPr>
            </w:pPr>
            <w:r>
              <w:rPr>
                <w:rFonts w:hint="eastAsia" w:ascii="宋体" w:hAnsi="宋体" w:eastAsia="宋体" w:cs="宋体"/>
                <w:i w:val="0"/>
                <w:iCs w:val="0"/>
                <w:color w:val="000000"/>
                <w:kern w:val="0"/>
                <w:sz w:val="18"/>
                <w:szCs w:val="18"/>
                <w:u w:val="none"/>
                <w:lang w:val="en-US" w:eastAsia="zh-CN" w:bidi="ar"/>
                <w:woUserID w:val="2"/>
              </w:rPr>
              <w:t>fplx</w:t>
            </w:r>
          </w:p>
        </w:tc>
        <w:tc>
          <w:tcPr>
            <w:tcW w:w="690"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aps w:val="0"/>
                <w:color w:val="000000"/>
                <w:spacing w:val="0"/>
                <w:kern w:val="2"/>
                <w:sz w:val="18"/>
                <w:szCs w:val="18"/>
                <w:highlight w:val="yellow"/>
                <w:woUserID w:val="2"/>
              </w:rPr>
            </w:pPr>
            <w:r>
              <w:rPr>
                <w:rFonts w:hint="eastAsia" w:ascii="宋体" w:hAnsi="宋体" w:eastAsia="宋体" w:cs="宋体"/>
                <w:i w:val="0"/>
                <w:iCs w:val="0"/>
                <w:color w:val="000000"/>
                <w:kern w:val="0"/>
                <w:sz w:val="18"/>
                <w:szCs w:val="18"/>
                <w:u w:val="none"/>
                <w:lang w:val="en-US" w:eastAsia="zh-CN" w:bidi="ar"/>
                <w:woUserID w:val="2"/>
              </w:rPr>
              <w:t>发票类型</w:t>
            </w:r>
          </w:p>
        </w:tc>
        <w:tc>
          <w:tcPr>
            <w:tcW w:w="637"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aps w:val="0"/>
                <w:color w:val="000000"/>
                <w:spacing w:val="0"/>
                <w:kern w:val="2"/>
                <w:sz w:val="18"/>
                <w:szCs w:val="18"/>
                <w:highlight w:val="yellow"/>
                <w:woUserID w:val="2"/>
              </w:rPr>
            </w:pPr>
            <w:r>
              <w:rPr>
                <w:rFonts w:hint="eastAsia" w:ascii="宋体" w:hAnsi="宋体" w:eastAsia="宋体" w:cs="宋体"/>
                <w:i w:val="0"/>
                <w:iCs w:val="0"/>
                <w:color w:val="000000"/>
                <w:kern w:val="0"/>
                <w:sz w:val="18"/>
                <w:szCs w:val="18"/>
                <w:u w:val="none"/>
                <w:lang w:val="en-US" w:eastAsia="zh-CN" w:bidi="ar"/>
                <w:woUserID w:val="2"/>
              </w:rPr>
              <w:t>字符</w:t>
            </w:r>
          </w:p>
        </w:tc>
        <w:tc>
          <w:tcPr>
            <w:tcW w:w="359"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top"/>
          </w:tcPr>
          <w:p>
            <w:pPr>
              <w:keepNext w:val="0"/>
              <w:keepLines w:val="0"/>
              <w:suppressLineNumbers w:val="0"/>
              <w:spacing w:before="0" w:beforeAutospacing="0" w:after="0" w:afterAutospacing="0"/>
              <w:ind w:left="0" w:right="0"/>
              <w:jc w:val="both"/>
              <w:rPr>
                <w:rFonts w:hint="eastAsia" w:ascii="宋体" w:hAnsi="宋体" w:eastAsia="宋体" w:cs="宋体"/>
                <w:i w:val="0"/>
                <w:iCs w:val="0"/>
                <w:caps w:val="0"/>
                <w:color w:val="000000"/>
                <w:spacing w:val="0"/>
                <w:kern w:val="2"/>
                <w:sz w:val="18"/>
                <w:szCs w:val="18"/>
                <w:highlight w:val="yellow"/>
                <w:woUserID w:val="2"/>
              </w:rPr>
            </w:pPr>
          </w:p>
        </w:tc>
        <w:tc>
          <w:tcPr>
            <w:tcW w:w="460"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top"/>
          </w:tcPr>
          <w:p>
            <w:pPr>
              <w:keepNext w:val="0"/>
              <w:keepLines w:val="0"/>
              <w:suppressLineNumbers w:val="0"/>
              <w:spacing w:before="0" w:beforeAutospacing="0" w:after="0" w:afterAutospacing="0"/>
              <w:ind w:left="0" w:right="0"/>
              <w:jc w:val="both"/>
              <w:rPr>
                <w:rFonts w:hint="eastAsia" w:ascii="宋体" w:hAnsi="宋体" w:eastAsia="宋体" w:cs="宋体"/>
                <w:i w:val="0"/>
                <w:iCs w:val="0"/>
                <w:caps w:val="0"/>
                <w:color w:val="000000"/>
                <w:spacing w:val="0"/>
                <w:kern w:val="2"/>
                <w:sz w:val="18"/>
                <w:szCs w:val="18"/>
                <w:highlight w:val="yellow"/>
                <w:woUserID w:val="2"/>
              </w:rPr>
            </w:pPr>
          </w:p>
        </w:tc>
        <w:tc>
          <w:tcPr>
            <w:tcW w:w="460"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aps w:val="0"/>
                <w:color w:val="000000"/>
                <w:spacing w:val="0"/>
                <w:kern w:val="2"/>
                <w:sz w:val="18"/>
                <w:szCs w:val="18"/>
                <w:highlight w:val="yellow"/>
                <w:woUserID w:val="2"/>
              </w:rPr>
            </w:pPr>
            <w:r>
              <w:rPr>
                <w:rFonts w:hint="eastAsia" w:ascii="宋体" w:hAnsi="宋体" w:eastAsia="宋体" w:cs="宋体"/>
                <w:i w:val="0"/>
                <w:iCs w:val="0"/>
                <w:color w:val="000000"/>
                <w:kern w:val="0"/>
                <w:sz w:val="18"/>
                <w:szCs w:val="18"/>
                <w:u w:val="none"/>
                <w:lang w:val="en-US" w:eastAsia="zh-CN" w:bidi="ar"/>
                <w:woUserID w:val="2"/>
              </w:rPr>
              <w:t>否</w:t>
            </w:r>
          </w:p>
        </w:tc>
        <w:tc>
          <w:tcPr>
            <w:tcW w:w="1688"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top"/>
          </w:tcPr>
          <w:p>
            <w:pPr>
              <w:keepNext w:val="0"/>
              <w:keepLines w:val="0"/>
              <w:suppressLineNumbers w:val="0"/>
              <w:spacing w:before="0" w:beforeAutospacing="0" w:after="0" w:afterAutospacing="0"/>
              <w:ind w:left="0" w:right="0"/>
              <w:jc w:val="both"/>
              <w:rPr>
                <w:rFonts w:hint="eastAsia" w:ascii="宋体" w:hAnsi="宋体" w:eastAsia="宋体" w:cs="宋体"/>
                <w:i w:val="0"/>
                <w:iCs w:val="0"/>
                <w:caps w:val="0"/>
                <w:color w:val="000000"/>
                <w:spacing w:val="0"/>
                <w:kern w:val="2"/>
                <w:sz w:val="18"/>
                <w:szCs w:val="18"/>
                <w:highlight w:val="yellow"/>
                <w:woUserID w:val="2"/>
              </w:rPr>
            </w:pPr>
          </w:p>
        </w:tc>
      </w:tr>
      <w:tr>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auto"/>
          <w:tblCellMar>
            <w:top w:w="15" w:type="dxa"/>
            <w:left w:w="15" w:type="dxa"/>
            <w:bottom w:w="15" w:type="dxa"/>
            <w:right w:w="15" w:type="dxa"/>
          </w:tblCellMar>
        </w:tblPrEx>
        <w:tc>
          <w:tcPr>
            <w:tcW w:w="704"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aps w:val="0"/>
                <w:color w:val="000000"/>
                <w:spacing w:val="0"/>
                <w:kern w:val="2"/>
                <w:sz w:val="18"/>
                <w:szCs w:val="18"/>
                <w:highlight w:val="yellow"/>
                <w:woUserID w:val="2"/>
              </w:rPr>
            </w:pPr>
            <w:r>
              <w:rPr>
                <w:rFonts w:hint="eastAsia" w:ascii="宋体" w:hAnsi="宋体" w:eastAsia="宋体" w:cs="宋体"/>
                <w:i w:val="0"/>
                <w:iCs w:val="0"/>
                <w:color w:val="000000"/>
                <w:kern w:val="0"/>
                <w:sz w:val="18"/>
                <w:szCs w:val="18"/>
                <w:u w:val="none"/>
                <w:lang w:val="en-US" w:eastAsia="zh-CN" w:bidi="ar"/>
                <w:woUserID w:val="2"/>
              </w:rPr>
              <w:t>kprq</w:t>
            </w:r>
          </w:p>
        </w:tc>
        <w:tc>
          <w:tcPr>
            <w:tcW w:w="690"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aps w:val="0"/>
                <w:color w:val="000000"/>
                <w:spacing w:val="0"/>
                <w:kern w:val="2"/>
                <w:sz w:val="18"/>
                <w:szCs w:val="18"/>
                <w:highlight w:val="yellow"/>
                <w:woUserID w:val="2"/>
              </w:rPr>
            </w:pPr>
            <w:r>
              <w:rPr>
                <w:rFonts w:hint="eastAsia" w:ascii="宋体" w:hAnsi="宋体" w:eastAsia="宋体" w:cs="宋体"/>
                <w:i w:val="0"/>
                <w:iCs w:val="0"/>
                <w:color w:val="000000"/>
                <w:kern w:val="0"/>
                <w:sz w:val="18"/>
                <w:szCs w:val="18"/>
                <w:u w:val="none"/>
                <w:lang w:val="en-US" w:eastAsia="zh-CN" w:bidi="ar"/>
                <w:woUserID w:val="2"/>
              </w:rPr>
              <w:t>开票日期</w:t>
            </w:r>
          </w:p>
        </w:tc>
        <w:tc>
          <w:tcPr>
            <w:tcW w:w="637"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aps w:val="0"/>
                <w:color w:val="000000"/>
                <w:spacing w:val="0"/>
                <w:kern w:val="2"/>
                <w:sz w:val="18"/>
                <w:szCs w:val="18"/>
                <w:highlight w:val="yellow"/>
                <w:woUserID w:val="2"/>
              </w:rPr>
            </w:pPr>
            <w:r>
              <w:rPr>
                <w:rFonts w:hint="eastAsia" w:ascii="宋体" w:hAnsi="宋体" w:eastAsia="宋体" w:cs="宋体"/>
                <w:i w:val="0"/>
                <w:iCs w:val="0"/>
                <w:color w:val="000000"/>
                <w:kern w:val="0"/>
                <w:sz w:val="18"/>
                <w:szCs w:val="18"/>
                <w:u w:val="none"/>
                <w:lang w:val="en-US" w:eastAsia="zh-CN" w:bidi="ar"/>
                <w:woUserID w:val="2"/>
              </w:rPr>
              <w:t>日期</w:t>
            </w:r>
          </w:p>
        </w:tc>
        <w:tc>
          <w:tcPr>
            <w:tcW w:w="359"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top"/>
          </w:tcPr>
          <w:p>
            <w:pPr>
              <w:keepNext w:val="0"/>
              <w:keepLines w:val="0"/>
              <w:suppressLineNumbers w:val="0"/>
              <w:spacing w:before="0" w:beforeAutospacing="0" w:after="0" w:afterAutospacing="0"/>
              <w:ind w:left="0" w:right="0"/>
              <w:jc w:val="both"/>
              <w:rPr>
                <w:rFonts w:hint="default" w:ascii="Arial" w:hAnsi="Arial" w:eastAsia="宋体" w:cs="Arial"/>
                <w:i w:val="0"/>
                <w:iCs w:val="0"/>
                <w:caps w:val="0"/>
                <w:color w:val="000000"/>
                <w:spacing w:val="0"/>
                <w:kern w:val="2"/>
                <w:sz w:val="20"/>
                <w:szCs w:val="20"/>
                <w:highlight w:val="yellow"/>
                <w:woUserID w:val="2"/>
              </w:rPr>
            </w:pPr>
          </w:p>
        </w:tc>
        <w:tc>
          <w:tcPr>
            <w:tcW w:w="460"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top"/>
          </w:tcPr>
          <w:p>
            <w:pPr>
              <w:keepNext w:val="0"/>
              <w:keepLines w:val="0"/>
              <w:suppressLineNumbers w:val="0"/>
              <w:spacing w:before="0" w:beforeAutospacing="0" w:after="0" w:afterAutospacing="0"/>
              <w:ind w:left="0" w:right="0"/>
              <w:jc w:val="both"/>
              <w:rPr>
                <w:rFonts w:hint="default" w:ascii="Arial" w:hAnsi="Arial" w:eastAsia="宋体" w:cs="Arial"/>
                <w:i w:val="0"/>
                <w:iCs w:val="0"/>
                <w:caps w:val="0"/>
                <w:color w:val="000000"/>
                <w:spacing w:val="0"/>
                <w:kern w:val="2"/>
                <w:sz w:val="20"/>
                <w:szCs w:val="20"/>
                <w:highlight w:val="yellow"/>
                <w:woUserID w:val="2"/>
              </w:rPr>
            </w:pPr>
          </w:p>
        </w:tc>
        <w:tc>
          <w:tcPr>
            <w:tcW w:w="460"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aps w:val="0"/>
                <w:color w:val="000000"/>
                <w:spacing w:val="0"/>
                <w:kern w:val="2"/>
                <w:sz w:val="18"/>
                <w:szCs w:val="18"/>
                <w:highlight w:val="yellow"/>
                <w:woUserID w:val="2"/>
              </w:rPr>
            </w:pPr>
            <w:r>
              <w:rPr>
                <w:rFonts w:hint="eastAsia" w:ascii="宋体" w:hAnsi="宋体" w:eastAsia="宋体" w:cs="宋体"/>
                <w:i w:val="0"/>
                <w:iCs w:val="0"/>
                <w:color w:val="000000"/>
                <w:kern w:val="0"/>
                <w:sz w:val="18"/>
                <w:szCs w:val="18"/>
                <w:u w:val="none"/>
                <w:lang w:val="en-US" w:eastAsia="zh-CN" w:bidi="ar"/>
                <w:woUserID w:val="2"/>
              </w:rPr>
              <w:t>否</w:t>
            </w:r>
          </w:p>
        </w:tc>
        <w:tc>
          <w:tcPr>
            <w:tcW w:w="1688"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top"/>
          </w:tcPr>
          <w:p>
            <w:pPr>
              <w:keepNext w:val="0"/>
              <w:keepLines w:val="0"/>
              <w:suppressLineNumbers w:val="0"/>
              <w:spacing w:before="0" w:beforeAutospacing="0" w:after="0" w:afterAutospacing="0"/>
              <w:ind w:left="0" w:right="0"/>
              <w:jc w:val="left"/>
              <w:rPr>
                <w:rFonts w:hint="eastAsia" w:ascii="宋体" w:hAnsi="宋体" w:eastAsia="宋体" w:cs="宋体"/>
                <w:i w:val="0"/>
                <w:iCs w:val="0"/>
                <w:caps w:val="0"/>
                <w:color w:val="000000"/>
                <w:spacing w:val="0"/>
                <w:kern w:val="2"/>
                <w:sz w:val="18"/>
                <w:szCs w:val="18"/>
                <w:highlight w:val="yellow"/>
                <w:woUserID w:val="2"/>
              </w:rPr>
            </w:pPr>
          </w:p>
        </w:tc>
      </w:tr>
      <w:tr>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auto"/>
          <w:tblCellMar>
            <w:top w:w="15" w:type="dxa"/>
            <w:left w:w="15" w:type="dxa"/>
            <w:bottom w:w="15" w:type="dxa"/>
            <w:right w:w="15" w:type="dxa"/>
          </w:tblCellMar>
        </w:tblPrEx>
        <w:tc>
          <w:tcPr>
            <w:tcW w:w="704"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aps w:val="0"/>
                <w:color w:val="000000"/>
                <w:spacing w:val="0"/>
                <w:kern w:val="2"/>
                <w:sz w:val="18"/>
                <w:szCs w:val="18"/>
                <w:highlight w:val="yellow"/>
                <w:woUserID w:val="2"/>
              </w:rPr>
            </w:pPr>
            <w:r>
              <w:rPr>
                <w:rFonts w:hint="eastAsia" w:ascii="宋体" w:hAnsi="宋体" w:eastAsia="宋体" w:cs="宋体"/>
                <w:i w:val="0"/>
                <w:iCs w:val="0"/>
                <w:color w:val="000000"/>
                <w:kern w:val="0"/>
                <w:sz w:val="18"/>
                <w:szCs w:val="18"/>
                <w:u w:val="none"/>
                <w:lang w:val="en-US" w:eastAsia="zh-CN" w:bidi="ar"/>
                <w:woUserID w:val="2"/>
              </w:rPr>
              <w:t>fsrq</w:t>
            </w:r>
          </w:p>
        </w:tc>
        <w:tc>
          <w:tcPr>
            <w:tcW w:w="690"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aps w:val="0"/>
                <w:color w:val="000000"/>
                <w:spacing w:val="0"/>
                <w:kern w:val="2"/>
                <w:sz w:val="18"/>
                <w:szCs w:val="18"/>
                <w:highlight w:val="yellow"/>
                <w:woUserID w:val="2"/>
              </w:rPr>
            </w:pPr>
            <w:r>
              <w:rPr>
                <w:rFonts w:hint="eastAsia" w:ascii="宋体" w:hAnsi="宋体" w:eastAsia="宋体" w:cs="宋体"/>
                <w:i w:val="0"/>
                <w:iCs w:val="0"/>
                <w:color w:val="000000"/>
                <w:kern w:val="0"/>
                <w:sz w:val="18"/>
                <w:szCs w:val="18"/>
                <w:u w:val="none"/>
                <w:lang w:val="en-US" w:eastAsia="zh-CN" w:bidi="ar"/>
                <w:woUserID w:val="2"/>
              </w:rPr>
              <w:t>发生日期</w:t>
            </w:r>
          </w:p>
        </w:tc>
        <w:tc>
          <w:tcPr>
            <w:tcW w:w="637"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aps w:val="0"/>
                <w:color w:val="000000"/>
                <w:spacing w:val="0"/>
                <w:kern w:val="2"/>
                <w:sz w:val="18"/>
                <w:szCs w:val="18"/>
                <w:highlight w:val="yellow"/>
                <w:woUserID w:val="2"/>
              </w:rPr>
            </w:pPr>
            <w:r>
              <w:rPr>
                <w:rFonts w:hint="eastAsia" w:ascii="宋体" w:hAnsi="宋体" w:eastAsia="宋体" w:cs="宋体"/>
                <w:i w:val="0"/>
                <w:iCs w:val="0"/>
                <w:color w:val="000000"/>
                <w:kern w:val="0"/>
                <w:sz w:val="18"/>
                <w:szCs w:val="18"/>
                <w:u w:val="none"/>
                <w:lang w:val="en-US" w:eastAsia="zh-CN" w:bidi="ar"/>
                <w:woUserID w:val="2"/>
              </w:rPr>
              <w:t>日期</w:t>
            </w:r>
          </w:p>
        </w:tc>
        <w:tc>
          <w:tcPr>
            <w:tcW w:w="359"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top"/>
          </w:tcPr>
          <w:p>
            <w:pPr>
              <w:keepNext w:val="0"/>
              <w:keepLines w:val="0"/>
              <w:suppressLineNumbers w:val="0"/>
              <w:spacing w:before="0" w:beforeAutospacing="0" w:after="0" w:afterAutospacing="0"/>
              <w:ind w:left="0" w:right="0"/>
              <w:jc w:val="both"/>
              <w:rPr>
                <w:rFonts w:hint="default" w:ascii="Arial" w:hAnsi="Arial" w:eastAsia="宋体" w:cs="Arial"/>
                <w:i w:val="0"/>
                <w:iCs w:val="0"/>
                <w:caps w:val="0"/>
                <w:color w:val="000000"/>
                <w:spacing w:val="0"/>
                <w:kern w:val="2"/>
                <w:sz w:val="20"/>
                <w:szCs w:val="20"/>
                <w:highlight w:val="yellow"/>
                <w:woUserID w:val="2"/>
              </w:rPr>
            </w:pPr>
          </w:p>
        </w:tc>
        <w:tc>
          <w:tcPr>
            <w:tcW w:w="460"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top"/>
          </w:tcPr>
          <w:p>
            <w:pPr>
              <w:keepNext w:val="0"/>
              <w:keepLines w:val="0"/>
              <w:suppressLineNumbers w:val="0"/>
              <w:spacing w:before="0" w:beforeAutospacing="0" w:after="0" w:afterAutospacing="0"/>
              <w:ind w:left="0" w:right="0"/>
              <w:jc w:val="both"/>
              <w:rPr>
                <w:rFonts w:hint="default" w:ascii="Arial" w:hAnsi="Arial" w:eastAsia="宋体" w:cs="Arial"/>
                <w:i w:val="0"/>
                <w:iCs w:val="0"/>
                <w:caps w:val="0"/>
                <w:color w:val="000000"/>
                <w:spacing w:val="0"/>
                <w:kern w:val="2"/>
                <w:sz w:val="20"/>
                <w:szCs w:val="20"/>
                <w:highlight w:val="yellow"/>
                <w:woUserID w:val="2"/>
              </w:rPr>
            </w:pPr>
          </w:p>
        </w:tc>
        <w:tc>
          <w:tcPr>
            <w:tcW w:w="460"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top"/>
          </w:tcPr>
          <w:p>
            <w:pPr>
              <w:keepNext w:val="0"/>
              <w:keepLines w:val="0"/>
              <w:suppressLineNumbers w:val="0"/>
              <w:spacing w:before="0" w:beforeAutospacing="0" w:after="0" w:afterAutospacing="0"/>
              <w:ind w:left="0" w:right="0"/>
              <w:jc w:val="both"/>
              <w:rPr>
                <w:rFonts w:hint="eastAsia" w:ascii="宋体" w:hAnsi="宋体" w:eastAsia="宋体" w:cs="宋体"/>
                <w:i w:val="0"/>
                <w:iCs w:val="0"/>
                <w:caps w:val="0"/>
                <w:color w:val="000000"/>
                <w:spacing w:val="0"/>
                <w:kern w:val="2"/>
                <w:sz w:val="18"/>
                <w:szCs w:val="18"/>
                <w:highlight w:val="yellow"/>
                <w:woUserID w:val="2"/>
              </w:rPr>
            </w:pPr>
          </w:p>
        </w:tc>
        <w:tc>
          <w:tcPr>
            <w:tcW w:w="1688"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top"/>
          </w:tcPr>
          <w:p>
            <w:pPr>
              <w:keepNext w:val="0"/>
              <w:keepLines w:val="0"/>
              <w:suppressLineNumbers w:val="0"/>
              <w:spacing w:before="0" w:beforeAutospacing="0" w:after="0" w:afterAutospacing="0"/>
              <w:ind w:left="0" w:right="0"/>
              <w:jc w:val="left"/>
              <w:rPr>
                <w:rFonts w:hint="eastAsia" w:ascii="宋体" w:hAnsi="宋体" w:eastAsia="宋体" w:cs="宋体"/>
                <w:i w:val="0"/>
                <w:iCs w:val="0"/>
                <w:caps w:val="0"/>
                <w:color w:val="000000"/>
                <w:spacing w:val="0"/>
                <w:kern w:val="2"/>
                <w:sz w:val="18"/>
                <w:szCs w:val="18"/>
                <w:highlight w:val="yellow"/>
                <w:woUserID w:val="2"/>
              </w:rPr>
            </w:pPr>
          </w:p>
        </w:tc>
      </w:tr>
      <w:tr>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auto"/>
          <w:tblCellMar>
            <w:top w:w="15" w:type="dxa"/>
            <w:left w:w="15" w:type="dxa"/>
            <w:bottom w:w="15" w:type="dxa"/>
            <w:right w:w="15" w:type="dxa"/>
          </w:tblCellMar>
        </w:tblPrEx>
        <w:tc>
          <w:tcPr>
            <w:tcW w:w="704"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aps w:val="0"/>
                <w:color w:val="000000"/>
                <w:spacing w:val="0"/>
                <w:kern w:val="2"/>
                <w:sz w:val="18"/>
                <w:szCs w:val="18"/>
                <w:highlight w:val="yellow"/>
                <w:woUserID w:val="2"/>
              </w:rPr>
            </w:pPr>
            <w:r>
              <w:rPr>
                <w:rFonts w:hint="eastAsia" w:ascii="宋体" w:hAnsi="宋体" w:eastAsia="宋体" w:cs="宋体"/>
                <w:i w:val="0"/>
                <w:iCs w:val="0"/>
                <w:color w:val="000000"/>
                <w:kern w:val="0"/>
                <w:sz w:val="18"/>
                <w:szCs w:val="18"/>
                <w:u w:val="none"/>
                <w:lang w:val="en-US" w:eastAsia="zh-CN" w:bidi="ar"/>
                <w:woUserID w:val="2"/>
              </w:rPr>
              <w:t>fpdm</w:t>
            </w:r>
          </w:p>
        </w:tc>
        <w:tc>
          <w:tcPr>
            <w:tcW w:w="690"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aps w:val="0"/>
                <w:color w:val="000000"/>
                <w:spacing w:val="0"/>
                <w:kern w:val="2"/>
                <w:sz w:val="18"/>
                <w:szCs w:val="18"/>
                <w:highlight w:val="yellow"/>
                <w:woUserID w:val="2"/>
              </w:rPr>
            </w:pPr>
            <w:r>
              <w:rPr>
                <w:rFonts w:hint="eastAsia" w:ascii="宋体" w:hAnsi="宋体" w:eastAsia="宋体" w:cs="宋体"/>
                <w:i w:val="0"/>
                <w:iCs w:val="0"/>
                <w:color w:val="000000"/>
                <w:kern w:val="0"/>
                <w:sz w:val="18"/>
                <w:szCs w:val="18"/>
                <w:u w:val="none"/>
                <w:lang w:val="en-US" w:eastAsia="zh-CN" w:bidi="ar"/>
                <w:woUserID w:val="2"/>
              </w:rPr>
              <w:t>发票代码</w:t>
            </w:r>
          </w:p>
        </w:tc>
        <w:tc>
          <w:tcPr>
            <w:tcW w:w="637"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aps w:val="0"/>
                <w:color w:val="000000"/>
                <w:spacing w:val="0"/>
                <w:kern w:val="2"/>
                <w:sz w:val="18"/>
                <w:szCs w:val="18"/>
                <w:highlight w:val="yellow"/>
                <w:woUserID w:val="2"/>
              </w:rPr>
            </w:pPr>
            <w:r>
              <w:rPr>
                <w:rFonts w:hint="eastAsia" w:ascii="宋体" w:hAnsi="宋体" w:eastAsia="宋体" w:cs="宋体"/>
                <w:i w:val="0"/>
                <w:iCs w:val="0"/>
                <w:color w:val="000000"/>
                <w:kern w:val="0"/>
                <w:sz w:val="18"/>
                <w:szCs w:val="18"/>
                <w:u w:val="none"/>
                <w:lang w:val="en-US" w:eastAsia="zh-CN" w:bidi="ar"/>
                <w:woUserID w:val="2"/>
              </w:rPr>
              <w:t>字符</w:t>
            </w:r>
          </w:p>
        </w:tc>
        <w:tc>
          <w:tcPr>
            <w:tcW w:w="359"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top"/>
          </w:tcPr>
          <w:p>
            <w:pPr>
              <w:keepNext w:val="0"/>
              <w:keepLines w:val="0"/>
              <w:suppressLineNumbers w:val="0"/>
              <w:spacing w:before="0" w:beforeAutospacing="0" w:after="0" w:afterAutospacing="0"/>
              <w:ind w:left="0" w:right="0"/>
              <w:jc w:val="both"/>
              <w:rPr>
                <w:rFonts w:hint="default" w:ascii="Arial" w:hAnsi="Arial" w:eastAsia="宋体" w:cs="Arial"/>
                <w:i w:val="0"/>
                <w:iCs w:val="0"/>
                <w:caps w:val="0"/>
                <w:color w:val="000000"/>
                <w:spacing w:val="0"/>
                <w:kern w:val="2"/>
                <w:sz w:val="20"/>
                <w:szCs w:val="20"/>
                <w:highlight w:val="yellow"/>
                <w:woUserID w:val="2"/>
              </w:rPr>
            </w:pPr>
          </w:p>
        </w:tc>
        <w:tc>
          <w:tcPr>
            <w:tcW w:w="460"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top"/>
          </w:tcPr>
          <w:p>
            <w:pPr>
              <w:keepNext w:val="0"/>
              <w:keepLines w:val="0"/>
              <w:suppressLineNumbers w:val="0"/>
              <w:spacing w:before="0" w:beforeAutospacing="0" w:after="0" w:afterAutospacing="0"/>
              <w:ind w:left="0" w:right="0"/>
              <w:jc w:val="both"/>
              <w:rPr>
                <w:rFonts w:hint="default" w:ascii="Arial" w:hAnsi="Arial" w:eastAsia="宋体" w:cs="Arial"/>
                <w:i w:val="0"/>
                <w:iCs w:val="0"/>
                <w:caps w:val="0"/>
                <w:color w:val="000000"/>
                <w:spacing w:val="0"/>
                <w:kern w:val="2"/>
                <w:sz w:val="20"/>
                <w:szCs w:val="20"/>
                <w:highlight w:val="yellow"/>
                <w:woUserID w:val="2"/>
              </w:rPr>
            </w:pPr>
          </w:p>
        </w:tc>
        <w:tc>
          <w:tcPr>
            <w:tcW w:w="460"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aps w:val="0"/>
                <w:color w:val="000000"/>
                <w:spacing w:val="0"/>
                <w:kern w:val="2"/>
                <w:sz w:val="18"/>
                <w:szCs w:val="18"/>
                <w:highlight w:val="yellow"/>
                <w:woUserID w:val="2"/>
              </w:rPr>
            </w:pPr>
            <w:r>
              <w:rPr>
                <w:rFonts w:hint="eastAsia" w:ascii="宋体" w:hAnsi="宋体" w:eastAsia="宋体" w:cs="宋体"/>
                <w:i w:val="0"/>
                <w:iCs w:val="0"/>
                <w:color w:val="000000"/>
                <w:kern w:val="0"/>
                <w:sz w:val="18"/>
                <w:szCs w:val="18"/>
                <w:u w:val="none"/>
                <w:lang w:val="en-US" w:eastAsia="zh-CN" w:bidi="ar"/>
                <w:woUserID w:val="2"/>
              </w:rPr>
              <w:t>否</w:t>
            </w:r>
          </w:p>
        </w:tc>
        <w:tc>
          <w:tcPr>
            <w:tcW w:w="1688"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top"/>
          </w:tcPr>
          <w:p>
            <w:pPr>
              <w:keepNext w:val="0"/>
              <w:keepLines w:val="0"/>
              <w:suppressLineNumbers w:val="0"/>
              <w:spacing w:before="0" w:beforeAutospacing="0" w:after="0" w:afterAutospacing="0"/>
              <w:ind w:left="0" w:right="0"/>
              <w:jc w:val="left"/>
              <w:rPr>
                <w:rFonts w:hint="eastAsia" w:ascii="宋体" w:hAnsi="宋体" w:eastAsia="宋体" w:cs="宋体"/>
                <w:i w:val="0"/>
                <w:iCs w:val="0"/>
                <w:caps w:val="0"/>
                <w:color w:val="000000"/>
                <w:spacing w:val="0"/>
                <w:kern w:val="2"/>
                <w:sz w:val="18"/>
                <w:szCs w:val="18"/>
                <w:highlight w:val="yellow"/>
                <w:woUserID w:val="2"/>
              </w:rPr>
            </w:pPr>
          </w:p>
        </w:tc>
      </w:tr>
      <w:tr>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auto"/>
          <w:tblCellMar>
            <w:top w:w="15" w:type="dxa"/>
            <w:left w:w="15" w:type="dxa"/>
            <w:bottom w:w="15" w:type="dxa"/>
            <w:right w:w="15" w:type="dxa"/>
          </w:tblCellMar>
        </w:tblPrEx>
        <w:tc>
          <w:tcPr>
            <w:tcW w:w="704"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aps w:val="0"/>
                <w:color w:val="000000"/>
                <w:spacing w:val="0"/>
                <w:kern w:val="2"/>
                <w:sz w:val="18"/>
                <w:szCs w:val="18"/>
                <w:highlight w:val="yellow"/>
                <w:woUserID w:val="2"/>
              </w:rPr>
            </w:pPr>
            <w:r>
              <w:rPr>
                <w:rFonts w:hint="eastAsia" w:ascii="宋体" w:hAnsi="宋体" w:eastAsia="宋体" w:cs="宋体"/>
                <w:i w:val="0"/>
                <w:iCs w:val="0"/>
                <w:color w:val="000000"/>
                <w:kern w:val="0"/>
                <w:sz w:val="18"/>
                <w:szCs w:val="18"/>
                <w:u w:val="none"/>
                <w:lang w:val="en-US" w:eastAsia="zh-CN" w:bidi="ar"/>
                <w:woUserID w:val="2"/>
              </w:rPr>
              <w:t>fphm</w:t>
            </w:r>
          </w:p>
        </w:tc>
        <w:tc>
          <w:tcPr>
            <w:tcW w:w="690"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aps w:val="0"/>
                <w:color w:val="000000"/>
                <w:spacing w:val="0"/>
                <w:kern w:val="2"/>
                <w:sz w:val="18"/>
                <w:szCs w:val="18"/>
                <w:highlight w:val="yellow"/>
                <w:woUserID w:val="2"/>
              </w:rPr>
            </w:pPr>
            <w:r>
              <w:rPr>
                <w:rFonts w:hint="eastAsia" w:ascii="宋体" w:hAnsi="宋体" w:eastAsia="宋体" w:cs="宋体"/>
                <w:i w:val="0"/>
                <w:iCs w:val="0"/>
                <w:color w:val="000000"/>
                <w:kern w:val="0"/>
                <w:sz w:val="18"/>
                <w:szCs w:val="18"/>
                <w:u w:val="none"/>
                <w:lang w:val="en-US" w:eastAsia="zh-CN" w:bidi="ar"/>
                <w:woUserID w:val="2"/>
              </w:rPr>
              <w:t>发票号码</w:t>
            </w:r>
          </w:p>
        </w:tc>
        <w:tc>
          <w:tcPr>
            <w:tcW w:w="637"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aps w:val="0"/>
                <w:color w:val="000000"/>
                <w:spacing w:val="0"/>
                <w:kern w:val="2"/>
                <w:sz w:val="18"/>
                <w:szCs w:val="18"/>
                <w:highlight w:val="yellow"/>
                <w:woUserID w:val="2"/>
              </w:rPr>
            </w:pPr>
            <w:r>
              <w:rPr>
                <w:rFonts w:hint="eastAsia" w:ascii="宋体" w:hAnsi="宋体" w:eastAsia="宋体" w:cs="宋体"/>
                <w:i w:val="0"/>
                <w:iCs w:val="0"/>
                <w:color w:val="000000"/>
                <w:kern w:val="0"/>
                <w:sz w:val="18"/>
                <w:szCs w:val="18"/>
                <w:u w:val="none"/>
                <w:lang w:val="en-US" w:eastAsia="zh-CN" w:bidi="ar"/>
                <w:woUserID w:val="2"/>
              </w:rPr>
              <w:t>字符</w:t>
            </w:r>
          </w:p>
        </w:tc>
        <w:tc>
          <w:tcPr>
            <w:tcW w:w="359"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top"/>
          </w:tcPr>
          <w:p>
            <w:pPr>
              <w:keepNext w:val="0"/>
              <w:keepLines w:val="0"/>
              <w:suppressLineNumbers w:val="0"/>
              <w:spacing w:before="0" w:beforeAutospacing="0" w:after="0" w:afterAutospacing="0"/>
              <w:ind w:left="0" w:right="0"/>
              <w:jc w:val="both"/>
              <w:rPr>
                <w:rFonts w:hint="default" w:ascii="Arial" w:hAnsi="Arial" w:eastAsia="宋体" w:cs="Arial"/>
                <w:i w:val="0"/>
                <w:iCs w:val="0"/>
                <w:caps w:val="0"/>
                <w:color w:val="000000"/>
                <w:spacing w:val="0"/>
                <w:kern w:val="2"/>
                <w:sz w:val="20"/>
                <w:szCs w:val="20"/>
                <w:highlight w:val="yellow"/>
                <w:woUserID w:val="2"/>
              </w:rPr>
            </w:pPr>
          </w:p>
        </w:tc>
        <w:tc>
          <w:tcPr>
            <w:tcW w:w="460"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top"/>
          </w:tcPr>
          <w:p>
            <w:pPr>
              <w:keepNext w:val="0"/>
              <w:keepLines w:val="0"/>
              <w:suppressLineNumbers w:val="0"/>
              <w:spacing w:before="0" w:beforeAutospacing="0" w:after="0" w:afterAutospacing="0"/>
              <w:ind w:left="0" w:right="0"/>
              <w:jc w:val="both"/>
              <w:rPr>
                <w:rFonts w:hint="default" w:ascii="Arial" w:hAnsi="Arial" w:eastAsia="宋体" w:cs="Arial"/>
                <w:i w:val="0"/>
                <w:iCs w:val="0"/>
                <w:caps w:val="0"/>
                <w:color w:val="000000"/>
                <w:spacing w:val="0"/>
                <w:kern w:val="2"/>
                <w:sz w:val="20"/>
                <w:szCs w:val="20"/>
                <w:highlight w:val="yellow"/>
                <w:woUserID w:val="2"/>
              </w:rPr>
            </w:pPr>
          </w:p>
        </w:tc>
        <w:tc>
          <w:tcPr>
            <w:tcW w:w="460"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aps w:val="0"/>
                <w:color w:val="000000"/>
                <w:spacing w:val="0"/>
                <w:kern w:val="2"/>
                <w:sz w:val="18"/>
                <w:szCs w:val="18"/>
                <w:highlight w:val="yellow"/>
                <w:woUserID w:val="2"/>
              </w:rPr>
            </w:pPr>
            <w:r>
              <w:rPr>
                <w:rFonts w:hint="eastAsia" w:ascii="宋体" w:hAnsi="宋体" w:eastAsia="宋体" w:cs="宋体"/>
                <w:i w:val="0"/>
                <w:iCs w:val="0"/>
                <w:color w:val="000000"/>
                <w:kern w:val="0"/>
                <w:sz w:val="18"/>
                <w:szCs w:val="18"/>
                <w:u w:val="none"/>
                <w:lang w:val="en-US" w:eastAsia="zh-CN" w:bidi="ar"/>
                <w:woUserID w:val="2"/>
              </w:rPr>
              <w:t>否</w:t>
            </w:r>
          </w:p>
        </w:tc>
        <w:tc>
          <w:tcPr>
            <w:tcW w:w="1688"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top"/>
          </w:tcPr>
          <w:p>
            <w:pPr>
              <w:keepNext w:val="0"/>
              <w:keepLines w:val="0"/>
              <w:suppressLineNumbers w:val="0"/>
              <w:spacing w:before="0" w:beforeAutospacing="0" w:after="0" w:afterAutospacing="0"/>
              <w:ind w:left="0" w:right="0"/>
              <w:jc w:val="both"/>
              <w:rPr>
                <w:rFonts w:hint="eastAsia" w:ascii="宋体" w:hAnsi="宋体" w:eastAsia="宋体" w:cs="宋体"/>
                <w:i w:val="0"/>
                <w:iCs w:val="0"/>
                <w:caps w:val="0"/>
                <w:color w:val="000000"/>
                <w:spacing w:val="0"/>
                <w:kern w:val="2"/>
                <w:sz w:val="18"/>
                <w:szCs w:val="18"/>
                <w:highlight w:val="yellow"/>
                <w:woUserID w:val="2"/>
              </w:rPr>
            </w:pPr>
          </w:p>
        </w:tc>
      </w:tr>
      <w:tr>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90" w:hRule="atLeast"/>
        </w:trPr>
        <w:tc>
          <w:tcPr>
            <w:tcW w:w="704"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aps w:val="0"/>
                <w:color w:val="000000"/>
                <w:spacing w:val="0"/>
                <w:kern w:val="2"/>
                <w:sz w:val="18"/>
                <w:szCs w:val="18"/>
                <w:highlight w:val="yellow"/>
                <w:woUserID w:val="2"/>
              </w:rPr>
            </w:pPr>
            <w:r>
              <w:rPr>
                <w:rFonts w:hint="eastAsia" w:ascii="宋体" w:hAnsi="宋体" w:eastAsia="宋体" w:cs="宋体"/>
                <w:i w:val="0"/>
                <w:iCs w:val="0"/>
                <w:color w:val="000000"/>
                <w:kern w:val="0"/>
                <w:sz w:val="18"/>
                <w:szCs w:val="18"/>
                <w:u w:val="none"/>
                <w:lang w:val="en-US" w:eastAsia="zh-CN" w:bidi="ar"/>
                <w:woUserID w:val="2"/>
              </w:rPr>
              <w:t>fpje</w:t>
            </w:r>
          </w:p>
        </w:tc>
        <w:tc>
          <w:tcPr>
            <w:tcW w:w="690"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aps w:val="0"/>
                <w:color w:val="000000"/>
                <w:spacing w:val="0"/>
                <w:kern w:val="2"/>
                <w:sz w:val="18"/>
                <w:szCs w:val="18"/>
                <w:highlight w:val="yellow"/>
                <w:woUserID w:val="2"/>
              </w:rPr>
            </w:pPr>
            <w:r>
              <w:rPr>
                <w:rFonts w:hint="eastAsia" w:ascii="宋体" w:hAnsi="宋体" w:eastAsia="宋体" w:cs="宋体"/>
                <w:i w:val="0"/>
                <w:iCs w:val="0"/>
                <w:color w:val="000000"/>
                <w:kern w:val="0"/>
                <w:sz w:val="18"/>
                <w:szCs w:val="18"/>
                <w:u w:val="none"/>
                <w:lang w:val="en-US" w:eastAsia="zh-CN" w:bidi="ar"/>
                <w:woUserID w:val="2"/>
              </w:rPr>
              <w:t>发票金额</w:t>
            </w:r>
          </w:p>
        </w:tc>
        <w:tc>
          <w:tcPr>
            <w:tcW w:w="637"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aps w:val="0"/>
                <w:color w:val="000000"/>
                <w:spacing w:val="0"/>
                <w:kern w:val="2"/>
                <w:sz w:val="18"/>
                <w:szCs w:val="18"/>
                <w:highlight w:val="yellow"/>
                <w:woUserID w:val="2"/>
              </w:rPr>
            </w:pPr>
            <w:r>
              <w:rPr>
                <w:rFonts w:hint="eastAsia" w:ascii="宋体" w:hAnsi="宋体" w:eastAsia="宋体" w:cs="宋体"/>
                <w:i w:val="0"/>
                <w:iCs w:val="0"/>
                <w:color w:val="000000"/>
                <w:kern w:val="0"/>
                <w:sz w:val="18"/>
                <w:szCs w:val="18"/>
                <w:u w:val="none"/>
                <w:lang w:val="en-US" w:eastAsia="zh-CN" w:bidi="ar"/>
                <w:woUserID w:val="2"/>
              </w:rPr>
              <w:t>数字</w:t>
            </w:r>
          </w:p>
        </w:tc>
        <w:tc>
          <w:tcPr>
            <w:tcW w:w="359"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top"/>
          </w:tcPr>
          <w:p>
            <w:pPr>
              <w:keepNext w:val="0"/>
              <w:keepLines w:val="0"/>
              <w:suppressLineNumbers w:val="0"/>
              <w:spacing w:before="0" w:beforeAutospacing="0" w:after="0" w:afterAutospacing="0"/>
              <w:ind w:left="0" w:right="0"/>
              <w:jc w:val="both"/>
              <w:rPr>
                <w:rFonts w:hint="eastAsia" w:ascii="宋体" w:hAnsi="宋体" w:eastAsia="宋体" w:cs="宋体"/>
                <w:i w:val="0"/>
                <w:iCs w:val="0"/>
                <w:caps w:val="0"/>
                <w:color w:val="000000"/>
                <w:spacing w:val="0"/>
                <w:kern w:val="2"/>
                <w:sz w:val="18"/>
                <w:szCs w:val="18"/>
                <w:highlight w:val="yellow"/>
                <w:woUserID w:val="2"/>
              </w:rPr>
            </w:pPr>
          </w:p>
        </w:tc>
        <w:tc>
          <w:tcPr>
            <w:tcW w:w="460"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top"/>
          </w:tcPr>
          <w:p>
            <w:pPr>
              <w:keepNext w:val="0"/>
              <w:keepLines w:val="0"/>
              <w:suppressLineNumbers w:val="0"/>
              <w:spacing w:before="0" w:beforeAutospacing="0" w:after="0" w:afterAutospacing="0"/>
              <w:ind w:left="0" w:right="0"/>
              <w:jc w:val="both"/>
              <w:rPr>
                <w:rFonts w:hint="eastAsia" w:ascii="宋体" w:hAnsi="宋体" w:eastAsia="宋体" w:cs="宋体"/>
                <w:i w:val="0"/>
                <w:iCs w:val="0"/>
                <w:caps w:val="0"/>
                <w:color w:val="000000"/>
                <w:spacing w:val="0"/>
                <w:kern w:val="2"/>
                <w:sz w:val="18"/>
                <w:szCs w:val="18"/>
                <w:highlight w:val="yellow"/>
                <w:woUserID w:val="2"/>
              </w:rPr>
            </w:pPr>
          </w:p>
        </w:tc>
        <w:tc>
          <w:tcPr>
            <w:tcW w:w="460"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aps w:val="0"/>
                <w:color w:val="000000"/>
                <w:spacing w:val="0"/>
                <w:kern w:val="2"/>
                <w:sz w:val="18"/>
                <w:szCs w:val="18"/>
                <w:highlight w:val="yellow"/>
                <w:woUserID w:val="2"/>
              </w:rPr>
            </w:pPr>
            <w:r>
              <w:rPr>
                <w:rFonts w:hint="eastAsia" w:ascii="宋体" w:hAnsi="宋体" w:eastAsia="宋体" w:cs="宋体"/>
                <w:i w:val="0"/>
                <w:iCs w:val="0"/>
                <w:color w:val="000000"/>
                <w:kern w:val="0"/>
                <w:sz w:val="18"/>
                <w:szCs w:val="18"/>
                <w:u w:val="none"/>
                <w:lang w:val="en-US" w:eastAsia="zh-CN" w:bidi="ar"/>
                <w:woUserID w:val="2"/>
              </w:rPr>
              <w:t>否</w:t>
            </w:r>
          </w:p>
        </w:tc>
        <w:tc>
          <w:tcPr>
            <w:tcW w:w="1688"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top"/>
          </w:tcPr>
          <w:p>
            <w:pPr>
              <w:keepNext w:val="0"/>
              <w:keepLines w:val="0"/>
              <w:suppressLineNumbers w:val="0"/>
              <w:spacing w:before="0" w:beforeAutospacing="0" w:after="0" w:afterAutospacing="0"/>
              <w:ind w:left="0" w:right="0"/>
              <w:jc w:val="left"/>
              <w:rPr>
                <w:rFonts w:hint="eastAsia" w:ascii="宋体" w:hAnsi="宋体" w:eastAsia="宋体" w:cs="宋体"/>
                <w:i w:val="0"/>
                <w:iCs w:val="0"/>
                <w:caps w:val="0"/>
                <w:color w:val="000000"/>
                <w:spacing w:val="0"/>
                <w:kern w:val="2"/>
                <w:sz w:val="18"/>
                <w:szCs w:val="18"/>
                <w:highlight w:val="yellow"/>
                <w:woUserID w:val="2"/>
              </w:rPr>
            </w:pPr>
          </w:p>
        </w:tc>
      </w:tr>
      <w:tr>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auto"/>
          <w:tblCellMar>
            <w:top w:w="15" w:type="dxa"/>
            <w:left w:w="15" w:type="dxa"/>
            <w:bottom w:w="15" w:type="dxa"/>
            <w:right w:w="15" w:type="dxa"/>
          </w:tblCellMar>
        </w:tblPrEx>
        <w:tc>
          <w:tcPr>
            <w:tcW w:w="704"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aps w:val="0"/>
                <w:color w:val="000000"/>
                <w:spacing w:val="0"/>
                <w:kern w:val="2"/>
                <w:sz w:val="18"/>
                <w:szCs w:val="18"/>
                <w:woUserID w:val="2"/>
              </w:rPr>
            </w:pPr>
            <w:r>
              <w:rPr>
                <w:rFonts w:hint="eastAsia" w:ascii="宋体" w:hAnsi="宋体" w:eastAsia="宋体" w:cs="宋体"/>
                <w:i w:val="0"/>
                <w:iCs w:val="0"/>
                <w:color w:val="000000"/>
                <w:kern w:val="0"/>
                <w:sz w:val="18"/>
                <w:szCs w:val="18"/>
                <w:u w:val="none"/>
                <w:lang w:val="en-US" w:eastAsia="zh-CN" w:bidi="ar"/>
                <w:woUserID w:val="2"/>
              </w:rPr>
              <w:t>jym</w:t>
            </w:r>
          </w:p>
        </w:tc>
        <w:tc>
          <w:tcPr>
            <w:tcW w:w="690"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aps w:val="0"/>
                <w:color w:val="000000"/>
                <w:spacing w:val="0"/>
                <w:kern w:val="2"/>
                <w:sz w:val="18"/>
                <w:szCs w:val="18"/>
                <w:woUserID w:val="2"/>
              </w:rPr>
            </w:pPr>
            <w:r>
              <w:rPr>
                <w:rFonts w:hint="eastAsia" w:ascii="宋体" w:hAnsi="宋体" w:eastAsia="宋体" w:cs="宋体"/>
                <w:i w:val="0"/>
                <w:iCs w:val="0"/>
                <w:color w:val="000000"/>
                <w:kern w:val="0"/>
                <w:sz w:val="18"/>
                <w:szCs w:val="18"/>
                <w:u w:val="none"/>
                <w:lang w:val="en-US" w:eastAsia="zh-CN" w:bidi="ar"/>
                <w:woUserID w:val="2"/>
              </w:rPr>
              <w:t>校验码</w:t>
            </w:r>
          </w:p>
        </w:tc>
        <w:tc>
          <w:tcPr>
            <w:tcW w:w="637"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aps w:val="0"/>
                <w:color w:val="000000"/>
                <w:spacing w:val="0"/>
                <w:kern w:val="2"/>
                <w:sz w:val="18"/>
                <w:szCs w:val="18"/>
                <w:woUserID w:val="2"/>
              </w:rPr>
            </w:pPr>
            <w:r>
              <w:rPr>
                <w:rFonts w:hint="eastAsia" w:ascii="宋体" w:hAnsi="宋体" w:eastAsia="宋体" w:cs="宋体"/>
                <w:i w:val="0"/>
                <w:iCs w:val="0"/>
                <w:color w:val="000000"/>
                <w:kern w:val="0"/>
                <w:sz w:val="18"/>
                <w:szCs w:val="18"/>
                <w:u w:val="none"/>
                <w:lang w:val="en-US" w:eastAsia="zh-CN" w:bidi="ar"/>
                <w:woUserID w:val="2"/>
              </w:rPr>
              <w:t>字符</w:t>
            </w:r>
          </w:p>
        </w:tc>
        <w:tc>
          <w:tcPr>
            <w:tcW w:w="359"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top"/>
          </w:tcPr>
          <w:p>
            <w:pPr>
              <w:keepNext w:val="0"/>
              <w:keepLines w:val="0"/>
              <w:suppressLineNumbers w:val="0"/>
              <w:spacing w:before="0" w:beforeAutospacing="0" w:after="0" w:afterAutospacing="0"/>
              <w:ind w:left="0" w:right="0"/>
              <w:jc w:val="both"/>
              <w:rPr>
                <w:rFonts w:hint="eastAsia" w:ascii="宋体" w:hAnsi="宋体" w:eastAsia="宋体" w:cs="宋体"/>
                <w:i w:val="0"/>
                <w:iCs w:val="0"/>
                <w:caps w:val="0"/>
                <w:color w:val="000000"/>
                <w:spacing w:val="0"/>
                <w:kern w:val="2"/>
                <w:sz w:val="18"/>
                <w:szCs w:val="18"/>
                <w:woUserID w:val="2"/>
              </w:rPr>
            </w:pPr>
          </w:p>
        </w:tc>
        <w:tc>
          <w:tcPr>
            <w:tcW w:w="460"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top"/>
          </w:tcPr>
          <w:p>
            <w:pPr>
              <w:keepNext w:val="0"/>
              <w:keepLines w:val="0"/>
              <w:suppressLineNumbers w:val="0"/>
              <w:spacing w:before="0" w:beforeAutospacing="0" w:after="0" w:afterAutospacing="0"/>
              <w:ind w:left="0" w:right="0"/>
              <w:jc w:val="both"/>
              <w:rPr>
                <w:rFonts w:hint="eastAsia" w:ascii="宋体" w:hAnsi="宋体" w:eastAsia="宋体" w:cs="宋体"/>
                <w:i w:val="0"/>
                <w:iCs w:val="0"/>
                <w:caps w:val="0"/>
                <w:color w:val="000000"/>
                <w:spacing w:val="0"/>
                <w:kern w:val="2"/>
                <w:sz w:val="18"/>
                <w:szCs w:val="18"/>
                <w:woUserID w:val="2"/>
              </w:rPr>
            </w:pPr>
          </w:p>
        </w:tc>
        <w:tc>
          <w:tcPr>
            <w:tcW w:w="460"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top"/>
          </w:tcPr>
          <w:p>
            <w:pPr>
              <w:keepNext w:val="0"/>
              <w:keepLines w:val="0"/>
              <w:suppressLineNumbers w:val="0"/>
              <w:spacing w:before="0" w:beforeAutospacing="0" w:after="0" w:afterAutospacing="0"/>
              <w:ind w:left="0" w:right="0"/>
              <w:jc w:val="both"/>
              <w:rPr>
                <w:rFonts w:hint="eastAsia" w:ascii="宋体" w:hAnsi="宋体" w:eastAsia="宋体" w:cs="宋体"/>
                <w:i w:val="0"/>
                <w:iCs w:val="0"/>
                <w:caps w:val="0"/>
                <w:color w:val="000000"/>
                <w:spacing w:val="0"/>
                <w:kern w:val="2"/>
                <w:sz w:val="18"/>
                <w:szCs w:val="18"/>
                <w:woUserID w:val="2"/>
              </w:rPr>
            </w:pPr>
          </w:p>
        </w:tc>
        <w:tc>
          <w:tcPr>
            <w:tcW w:w="1688"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top"/>
          </w:tcPr>
          <w:p>
            <w:pPr>
              <w:keepNext w:val="0"/>
              <w:keepLines w:val="0"/>
              <w:suppressLineNumbers w:val="0"/>
              <w:spacing w:before="0" w:beforeAutospacing="0" w:after="0" w:afterAutospacing="0"/>
              <w:ind w:left="0" w:right="0"/>
              <w:jc w:val="both"/>
              <w:rPr>
                <w:rFonts w:hint="eastAsia" w:ascii="宋体" w:hAnsi="宋体" w:eastAsia="宋体" w:cs="宋体"/>
                <w:i w:val="0"/>
                <w:iCs w:val="0"/>
                <w:caps w:val="0"/>
                <w:color w:val="000000"/>
                <w:spacing w:val="0"/>
                <w:kern w:val="2"/>
                <w:sz w:val="18"/>
                <w:szCs w:val="18"/>
                <w:woUserID w:val="2"/>
              </w:rPr>
            </w:pPr>
          </w:p>
        </w:tc>
      </w:tr>
    </w:tbl>
    <w:p>
      <w:pPr>
        <w:pStyle w:val="26"/>
        <w:keepNext w:val="0"/>
        <w:keepLines w:val="0"/>
        <w:widowControl/>
        <w:numPr>
          <w:ilvl w:val="0"/>
          <w:numId w:val="8"/>
        </w:numPr>
        <w:suppressLineNumbers w:val="0"/>
        <w:spacing w:before="0" w:beforeAutospacing="1" w:after="156" w:afterAutospacing="0"/>
        <w:ind w:right="0" w:rightChars="0"/>
        <w:jc w:val="left"/>
        <w:rPr>
          <w:rFonts w:hint="eastAsia" w:cs="宋体"/>
          <w:i w:val="0"/>
          <w:iCs w:val="0"/>
          <w:caps w:val="0"/>
          <w:color w:val="000000"/>
          <w:spacing w:val="0"/>
          <w:kern w:val="2"/>
          <w:sz w:val="21"/>
          <w:szCs w:val="21"/>
          <w:highlight w:val="none"/>
          <w:lang w:val="en-US" w:eastAsia="zh-CN" w:bidi="ar"/>
        </w:rPr>
      </w:pPr>
      <w:r>
        <w:rPr>
          <w:rFonts w:hint="eastAsia" w:cs="宋体"/>
          <w:b/>
          <w:bCs/>
          <w:i w:val="0"/>
          <w:iCs w:val="0"/>
          <w:caps w:val="0"/>
          <w:color w:val="000000"/>
          <w:spacing w:val="0"/>
          <w:kern w:val="2"/>
          <w:sz w:val="21"/>
          <w:szCs w:val="21"/>
          <w:highlight w:val="none"/>
          <w:lang w:val="en-US" w:eastAsia="zh-CN" w:bidi="ar"/>
        </w:rPr>
        <w:t>上传错的发票，可进行删除，勾选需要删除的发票信息，点击【删除】，系统提示是否确认删除：【是】或【否】；</w:t>
      </w:r>
    </w:p>
    <w:p>
      <w:pPr>
        <w:pStyle w:val="4"/>
        <w:numPr>
          <w:ilvl w:val="2"/>
          <w:numId w:val="0"/>
        </w:numPr>
        <w:ind w:leftChars="0"/>
        <w:rPr>
          <w:rFonts w:hint="default" w:ascii="宋体" w:hAnsi="宋体" w:eastAsia="宋体" w:cs="宋体"/>
          <w:b/>
          <w:bCs/>
          <w:kern w:val="2"/>
          <w:sz w:val="28"/>
          <w:szCs w:val="28"/>
          <w:lang w:val="en-US" w:eastAsia="zh-CN"/>
          <w:woUserID w:val="1"/>
        </w:rPr>
      </w:pPr>
      <w:bookmarkStart w:id="45" w:name="_Toc283046464"/>
      <w:r>
        <w:rPr>
          <w:rFonts w:hint="default" w:ascii="Arial" w:hAnsi="Arial" w:eastAsia="宋体" w:cs="Arial"/>
          <w:b/>
          <w:bCs/>
          <w:kern w:val="2"/>
          <w:sz w:val="28"/>
          <w:szCs w:val="28"/>
          <w:lang w:val="en-US" w:eastAsia="zh-CN" w:bidi="ar"/>
          <w:woUserID w:val="1"/>
        </w:rPr>
        <w:t>4.</w:t>
      </w:r>
      <w:r>
        <w:rPr>
          <w:rFonts w:hint="eastAsia" w:ascii="Arial" w:hAnsi="Arial" w:eastAsia="宋体" w:cs="Arial"/>
          <w:b/>
          <w:bCs/>
          <w:kern w:val="2"/>
          <w:sz w:val="28"/>
          <w:szCs w:val="28"/>
          <w:lang w:val="en-US" w:eastAsia="zh" w:bidi="ar"/>
          <w:woUserID w:val="1"/>
        </w:rPr>
        <w:t>1.4费用报销系统推送NC65（先付款后到发票）</w:t>
      </w:r>
      <w:bookmarkEnd w:id="45"/>
    </w:p>
    <w:p>
      <w:pPr>
        <w:pStyle w:val="26"/>
        <w:keepNext w:val="0"/>
        <w:keepLines w:val="0"/>
        <w:widowControl/>
        <w:numPr>
          <w:ilvl w:val="0"/>
          <w:numId w:val="9"/>
        </w:numPr>
        <w:suppressLineNumbers w:val="0"/>
        <w:spacing w:before="0" w:beforeAutospacing="1" w:after="156" w:afterAutospacing="0"/>
        <w:ind w:right="0" w:rightChars="0"/>
        <w:jc w:val="left"/>
        <w:rPr>
          <w:rFonts w:hint="eastAsia" w:ascii="宋体" w:hAnsi="宋体" w:eastAsia="宋体" w:cs="宋体"/>
          <w:b/>
          <w:bCs/>
          <w:i w:val="0"/>
          <w:iCs w:val="0"/>
          <w:caps w:val="0"/>
          <w:color w:val="000000"/>
          <w:spacing w:val="0"/>
          <w:kern w:val="2"/>
          <w:sz w:val="21"/>
          <w:szCs w:val="21"/>
          <w:highlight w:val="none"/>
          <w:lang w:val="en-US" w:eastAsia="zh-CN" w:bidi="ar"/>
        </w:rPr>
      </w:pPr>
      <w:r>
        <w:rPr>
          <w:rFonts w:hint="eastAsia" w:ascii="宋体" w:hAnsi="宋体" w:eastAsia="宋体" w:cs="宋体"/>
          <w:b/>
          <w:bCs/>
          <w:i w:val="0"/>
          <w:iCs w:val="0"/>
          <w:caps w:val="0"/>
          <w:color w:val="000000"/>
          <w:spacing w:val="0"/>
          <w:kern w:val="2"/>
          <w:sz w:val="21"/>
          <w:szCs w:val="21"/>
          <w:highlight w:val="none"/>
          <w:lang w:val="en-US" w:eastAsia="zh-CN" w:bidi="ar"/>
        </w:rPr>
        <w:t>现状描述</w:t>
      </w:r>
    </w:p>
    <w:p>
      <w:pPr>
        <w:ind w:firstLine="420" w:firstLineChars="200"/>
        <w:rPr>
          <w:rFonts w:hint="eastAsia" w:asciiTheme="minorEastAsia" w:hAnsiTheme="minorEastAsia" w:eastAsiaTheme="minorEastAsia" w:cstheme="minorEastAsia"/>
          <w:lang w:val="en-US" w:eastAsia="zh"/>
          <w:woUserID w:val="1"/>
        </w:rPr>
      </w:pPr>
      <w:r>
        <w:rPr>
          <w:rFonts w:hint="eastAsia" w:asciiTheme="minorEastAsia" w:hAnsiTheme="minorEastAsia" w:eastAsiaTheme="minorEastAsia" w:cstheme="minorEastAsia"/>
          <w:lang w:val="en-US" w:eastAsia="zh"/>
          <w:woUserID w:val="1"/>
        </w:rPr>
        <w:t>费用报销系统存在单据流程审批通过后先付款后收票的业务，报销系统实际操作的业务流程如下：</w:t>
      </w:r>
    </w:p>
    <w:p>
      <w:pPr>
        <w:ind w:firstLine="0" w:firstLineChars="0"/>
        <w:rPr>
          <w:rFonts w:hint="eastAsia" w:asciiTheme="minorEastAsia" w:hAnsiTheme="minorEastAsia" w:eastAsiaTheme="minorEastAsia" w:cstheme="minorEastAsia"/>
          <w:lang w:val="en-US" w:eastAsia="zh"/>
          <w:woUserID w:val="1"/>
        </w:rPr>
      </w:pPr>
      <w:ins w:id="782" w:author="WPS_1559607555" w:date="2024-05-13T16:03:31Z">
        <w:r>
          <w:rPr>
            <w:rFonts w:hint="eastAsia" w:asciiTheme="minorEastAsia" w:hAnsiTheme="minorEastAsia" w:eastAsiaTheme="minorEastAsia" w:cstheme="minorEastAsia"/>
            <w:lang w:val="en-US" w:eastAsia="zh"/>
            <w:woUserID w:val="1"/>
          </w:rPr>
          <w:drawing>
            <wp:inline distT="0" distB="0" distL="114300" distR="114300">
              <wp:extent cx="4857750" cy="550545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4"/>
                      <a:stretch>
                        <a:fillRect/>
                      </a:stretch>
                    </pic:blipFill>
                    <pic:spPr>
                      <a:xfrm>
                        <a:off x="0" y="0"/>
                        <a:ext cx="4857750" cy="5505450"/>
                      </a:xfrm>
                      <a:prstGeom prst="rect">
                        <a:avLst/>
                      </a:prstGeom>
                    </pic:spPr>
                  </pic:pic>
                </a:graphicData>
              </a:graphic>
            </wp:inline>
          </w:drawing>
        </w:r>
      </w:ins>
      <w:del w:id="784" w:author="WPS_1559607555" w:date="2024-05-13T16:03:29Z">
        <w:r>
          <w:rPr>
            <w:rFonts w:hint="eastAsia" w:asciiTheme="minorEastAsia" w:hAnsiTheme="minorEastAsia" w:eastAsiaTheme="minorEastAsia" w:cstheme="minorEastAsia"/>
            <w:lang w:val="en-US" w:eastAsia="zh"/>
            <w:woUserID w:val="1"/>
          </w:rPr>
          <w:drawing>
            <wp:inline distT="0" distB="0" distL="114300" distR="114300">
              <wp:extent cx="4462780" cy="5118100"/>
              <wp:effectExtent l="0" t="0" r="13970" b="635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15"/>
                      <a:stretch>
                        <a:fillRect/>
                      </a:stretch>
                    </pic:blipFill>
                    <pic:spPr>
                      <a:xfrm>
                        <a:off x="0" y="0"/>
                        <a:ext cx="4462780" cy="5118100"/>
                      </a:xfrm>
                      <a:prstGeom prst="rect">
                        <a:avLst/>
                      </a:prstGeom>
                    </pic:spPr>
                  </pic:pic>
                </a:graphicData>
              </a:graphic>
            </wp:inline>
          </w:drawing>
        </w:r>
      </w:del>
    </w:p>
    <w:p>
      <w:pPr>
        <w:pStyle w:val="26"/>
        <w:keepNext w:val="0"/>
        <w:keepLines w:val="0"/>
        <w:widowControl/>
        <w:numPr>
          <w:ilvl w:val="0"/>
          <w:numId w:val="9"/>
        </w:numPr>
        <w:suppressLineNumbers w:val="0"/>
        <w:spacing w:before="0" w:beforeAutospacing="1" w:after="156" w:afterAutospacing="0"/>
        <w:ind w:right="0" w:rightChars="0"/>
        <w:jc w:val="left"/>
        <w:rPr>
          <w:rFonts w:hint="eastAsia" w:asciiTheme="minorEastAsia" w:hAnsiTheme="minorEastAsia" w:eastAsiaTheme="minorEastAsia" w:cstheme="minorEastAsia"/>
          <w:lang w:val="en-US" w:eastAsia="zh"/>
          <w:woUserID w:val="1"/>
        </w:rPr>
      </w:pPr>
      <w:r>
        <w:rPr>
          <w:rFonts w:hint="eastAsia" w:ascii="宋体" w:hAnsi="宋体" w:eastAsia="宋体" w:cs="宋体"/>
          <w:b/>
          <w:bCs/>
          <w:i w:val="0"/>
          <w:iCs w:val="0"/>
          <w:caps w:val="0"/>
          <w:color w:val="000000"/>
          <w:spacing w:val="0"/>
          <w:kern w:val="2"/>
          <w:sz w:val="21"/>
          <w:szCs w:val="21"/>
          <w:highlight w:val="none"/>
          <w:lang w:val="en-US" w:eastAsia="zh" w:bidi="ar"/>
          <w:woUserID w:val="1"/>
        </w:rPr>
        <w:t>业务需求</w:t>
      </w:r>
    </w:p>
    <w:p>
      <w:pPr>
        <w:numPr>
          <w:ilvl w:val="0"/>
          <w:numId w:val="10"/>
        </w:numPr>
        <w:ind w:firstLine="420" w:firstLineChars="200"/>
        <w:rPr>
          <w:rFonts w:hint="eastAsia" w:asciiTheme="minorEastAsia" w:hAnsiTheme="minorEastAsia" w:eastAsiaTheme="minorEastAsia" w:cstheme="minorEastAsia"/>
          <w:lang w:val="en-US" w:eastAsia="zh"/>
          <w:woUserID w:val="1"/>
        </w:rPr>
      </w:pPr>
      <w:r>
        <w:rPr>
          <w:rFonts w:hint="eastAsia" w:asciiTheme="minorEastAsia" w:hAnsiTheme="minorEastAsia" w:eastAsiaTheme="minorEastAsia" w:cstheme="minorEastAsia"/>
          <w:lang w:val="en-US" w:eastAsia="zh"/>
          <w:woUserID w:val="1"/>
        </w:rPr>
        <w:t>发票回来调整进项税单独的调整分录</w:t>
      </w:r>
      <w:ins w:id="786" w:author="刘西西" w:date="2024-05-13T15:52:40Z">
        <w:r>
          <w:rPr>
            <w:rFonts w:hint="eastAsia" w:asciiTheme="minorEastAsia" w:hAnsiTheme="minorEastAsia" w:eastAsiaTheme="minorEastAsia" w:cstheme="minorEastAsia"/>
            <w:lang w:val="en-US" w:eastAsia="zh"/>
            <w:woUserID w:val="1"/>
          </w:rPr>
          <w:t>需要</w:t>
        </w:r>
      </w:ins>
      <w:ins w:id="787" w:author="刘西西" w:date="2024-05-13T15:52:41Z">
        <w:r>
          <w:rPr>
            <w:rFonts w:hint="eastAsia" w:asciiTheme="minorEastAsia" w:hAnsiTheme="minorEastAsia" w:eastAsiaTheme="minorEastAsia" w:cstheme="minorEastAsia"/>
            <w:lang w:val="en-US" w:eastAsia="zh"/>
            <w:woUserID w:val="1"/>
          </w:rPr>
          <w:t>与</w:t>
        </w:r>
      </w:ins>
      <w:del w:id="788" w:author="刘西西" w:date="2024-05-13T15:52:39Z">
        <w:r>
          <w:rPr>
            <w:rFonts w:hint="eastAsia" w:asciiTheme="minorEastAsia" w:hAnsiTheme="minorEastAsia" w:eastAsiaTheme="minorEastAsia" w:cstheme="minorEastAsia"/>
            <w:lang w:val="en-US" w:eastAsia="zh"/>
            <w:woUserID w:val="1"/>
          </w:rPr>
          <w:delText>能否和</w:delText>
        </w:r>
      </w:del>
      <w:r>
        <w:rPr>
          <w:rFonts w:hint="eastAsia" w:asciiTheme="minorEastAsia" w:hAnsiTheme="minorEastAsia" w:eastAsiaTheme="minorEastAsia" w:cstheme="minorEastAsia"/>
          <w:lang w:val="en-US" w:eastAsia="zh"/>
          <w:woUserID w:val="1"/>
        </w:rPr>
        <w:t>原付款凭证</w:t>
      </w:r>
      <w:ins w:id="789" w:author="刘西西" w:date="2024-05-13T15:52:46Z">
        <w:r>
          <w:rPr>
            <w:rFonts w:hint="eastAsia" w:asciiTheme="minorEastAsia" w:hAnsiTheme="minorEastAsia" w:eastAsiaTheme="minorEastAsia" w:cstheme="minorEastAsia"/>
            <w:lang w:val="en-US" w:eastAsia="zh"/>
            <w:woUserID w:val="1"/>
          </w:rPr>
          <w:t>建立</w:t>
        </w:r>
      </w:ins>
      <w:ins w:id="790" w:author="刘西西" w:date="2024-05-13T15:52:48Z">
        <w:r>
          <w:rPr>
            <w:rFonts w:hint="eastAsia" w:asciiTheme="minorEastAsia" w:hAnsiTheme="minorEastAsia" w:eastAsiaTheme="minorEastAsia" w:cstheme="minorEastAsia"/>
            <w:lang w:val="en-US" w:eastAsia="zh"/>
            <w:woUserID w:val="1"/>
          </w:rPr>
          <w:t>关联关系</w:t>
        </w:r>
      </w:ins>
      <w:del w:id="791" w:author="刘西西" w:date="2024-05-13T15:52:46Z">
        <w:r>
          <w:rPr>
            <w:rFonts w:hint="eastAsia" w:asciiTheme="minorEastAsia" w:hAnsiTheme="minorEastAsia" w:eastAsiaTheme="minorEastAsia" w:cstheme="minorEastAsia"/>
            <w:lang w:val="en-US" w:eastAsia="zh"/>
            <w:woUserID w:val="1"/>
          </w:rPr>
          <w:delText>找到关联关系</w:delText>
        </w:r>
      </w:del>
      <w:r>
        <w:rPr>
          <w:rFonts w:hint="eastAsia" w:asciiTheme="minorEastAsia" w:hAnsiTheme="minorEastAsia" w:eastAsiaTheme="minorEastAsia" w:cstheme="minorEastAsia"/>
          <w:lang w:val="en-US" w:eastAsia="zh"/>
          <w:woUserID w:val="1"/>
        </w:rPr>
        <w:t>；</w:t>
      </w:r>
    </w:p>
    <w:p>
      <w:pPr>
        <w:numPr>
          <w:ilvl w:val="0"/>
          <w:numId w:val="10"/>
        </w:numPr>
        <w:ind w:firstLine="420" w:firstLineChars="200"/>
        <w:rPr>
          <w:del w:id="792" w:author="刘西西" w:date="2024-05-13T15:52:50Z"/>
          <w:rFonts w:hint="eastAsia" w:asciiTheme="minorEastAsia" w:hAnsiTheme="minorEastAsia" w:eastAsiaTheme="minorEastAsia" w:cstheme="minorEastAsia"/>
          <w:lang w:val="en-US" w:eastAsia="zh"/>
          <w:woUserID w:val="1"/>
        </w:rPr>
      </w:pPr>
      <w:r>
        <w:rPr>
          <w:rFonts w:hint="eastAsia" w:asciiTheme="minorEastAsia" w:hAnsiTheme="minorEastAsia" w:eastAsiaTheme="minorEastAsia" w:cstheme="minorEastAsia"/>
          <w:lang w:val="en-US" w:eastAsia="zh"/>
          <w:woUserID w:val="1"/>
        </w:rPr>
        <w:t>后回来的发票一同推过去给用友；</w:t>
      </w:r>
    </w:p>
    <w:p>
      <w:pPr>
        <w:numPr>
          <w:ilvl w:val="0"/>
          <w:numId w:val="10"/>
        </w:numPr>
        <w:ind w:firstLine="420" w:firstLineChars="200"/>
        <w:rPr>
          <w:rFonts w:hint="eastAsia" w:asciiTheme="minorEastAsia" w:hAnsiTheme="minorEastAsia" w:eastAsiaTheme="minorEastAsia" w:cstheme="minorEastAsia"/>
          <w:i w:val="0"/>
          <w:iCs w:val="0"/>
          <w:caps w:val="0"/>
          <w:spacing w:val="0"/>
          <w:kern w:val="2"/>
          <w:sz w:val="21"/>
          <w:szCs w:val="22"/>
          <w:lang w:val="en-US" w:eastAsia="zh" w:bidi="ar"/>
          <w:woUserID w:val="1"/>
        </w:rPr>
      </w:pPr>
    </w:p>
    <w:p>
      <w:pPr>
        <w:numPr>
          <w:ilvl w:val="0"/>
          <w:numId w:val="0"/>
        </w:numPr>
        <w:rPr>
          <w:rFonts w:hint="eastAsia" w:eastAsia="微软雅黑"/>
          <w:lang w:eastAsia="zh"/>
        </w:rPr>
      </w:pPr>
      <w:bookmarkStart w:id="46" w:name="_Toc524449348"/>
      <w:bookmarkEnd w:id="46"/>
    </w:p>
    <w:p>
      <w:pPr>
        <w:pStyle w:val="3"/>
        <w:numPr>
          <w:ilvl w:val="0"/>
          <w:numId w:val="0"/>
        </w:numPr>
        <w:ind w:left="425"/>
        <w:rPr>
          <w:rFonts w:hint="default"/>
          <w:lang w:val="en-US" w:eastAsia="zh"/>
        </w:rPr>
      </w:pPr>
      <w:bookmarkStart w:id="47" w:name="_Toc1614992647"/>
      <w:bookmarkStart w:id="48" w:name="_Toc968732509"/>
      <w:r>
        <w:rPr>
          <w:rFonts w:hint="eastAsia"/>
          <w:lang w:val="en-US" w:eastAsia="zh"/>
        </w:rPr>
        <w:t>4.</w:t>
      </w:r>
      <w:r>
        <w:rPr>
          <w:rFonts w:hint="eastAsia"/>
          <w:lang w:val="en-US" w:eastAsia="zh-CN"/>
        </w:rPr>
        <w:t>2进项发票台账管理（新增节点）</w:t>
      </w:r>
      <w:bookmarkEnd w:id="47"/>
      <w:bookmarkEnd w:id="48"/>
    </w:p>
    <w:p>
      <w:pPr>
        <w:pStyle w:val="4"/>
        <w:numPr>
          <w:ilvl w:val="2"/>
          <w:numId w:val="0"/>
        </w:numPr>
        <w:ind w:leftChars="0"/>
        <w:rPr>
          <w:rFonts w:hint="eastAsia"/>
        </w:rPr>
      </w:pPr>
      <w:bookmarkStart w:id="49" w:name="_Toc70216764"/>
      <w:bookmarkStart w:id="50" w:name="_Toc154584783"/>
      <w:r>
        <w:rPr>
          <w:rFonts w:hint="eastAsia"/>
          <w:lang w:eastAsia="zh"/>
        </w:rPr>
        <w:t>4.</w:t>
      </w:r>
      <w:r>
        <w:rPr>
          <w:rFonts w:hint="eastAsia"/>
          <w:lang w:eastAsia="zh"/>
          <w:woUserID w:val="1"/>
        </w:rPr>
        <w:t>2</w:t>
      </w:r>
      <w:r>
        <w:rPr>
          <w:rFonts w:hint="eastAsia"/>
          <w:lang w:eastAsia="zh"/>
        </w:rPr>
        <w:t>.1</w:t>
      </w:r>
      <w:r>
        <w:rPr>
          <w:rFonts w:hint="eastAsia"/>
        </w:rPr>
        <w:t>现状描述</w:t>
      </w:r>
      <w:bookmarkEnd w:id="49"/>
      <w:bookmarkEnd w:id="50"/>
    </w:p>
    <w:p>
      <w:pPr>
        <w:ind w:firstLine="420" w:firstLineChars="20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1、目前NC65中没有进项发票台账的管理</w:t>
      </w:r>
    </w:p>
    <w:p>
      <w:pPr>
        <w:ind w:firstLine="420" w:firstLineChars="20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2、在航信发票管理中有进项发票管理，进项发票来源需要人工手动做录入或导入等应用；</w:t>
      </w:r>
    </w:p>
    <w:p>
      <w:pPr>
        <w:ind w:firstLine="420" w:firstLineChars="20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3、进项发票中符合抵扣类的发票目前需要人工录入或挑选，在发票平台进行勾选，勾选后进行后续认证；</w:t>
      </w:r>
    </w:p>
    <w:p>
      <w:pPr>
        <w:pStyle w:val="4"/>
        <w:numPr>
          <w:ilvl w:val="2"/>
          <w:numId w:val="0"/>
        </w:numPr>
        <w:ind w:leftChars="0"/>
        <w:rPr>
          <w:rFonts w:hint="default" w:eastAsia="微软雅黑"/>
          <w:lang w:val="en-US" w:eastAsia="zh-CN"/>
        </w:rPr>
      </w:pPr>
      <w:bookmarkStart w:id="51" w:name="_Toc115429953"/>
      <w:bookmarkStart w:id="52" w:name="_Toc1293868267"/>
      <w:r>
        <w:rPr>
          <w:rFonts w:hint="eastAsia"/>
          <w:lang w:eastAsia="zh"/>
        </w:rPr>
        <w:t>4.</w:t>
      </w:r>
      <w:r>
        <w:rPr>
          <w:rFonts w:hint="eastAsia"/>
          <w:lang w:eastAsia="zh"/>
          <w:woUserID w:val="1"/>
        </w:rPr>
        <w:t>2</w:t>
      </w:r>
      <w:r>
        <w:rPr>
          <w:rFonts w:hint="eastAsia"/>
          <w:lang w:eastAsia="zh"/>
        </w:rPr>
        <w:t>.2</w:t>
      </w:r>
      <w:r>
        <w:rPr>
          <w:rFonts w:hint="eastAsia"/>
          <w:lang w:val="en-US" w:eastAsia="zh-CN"/>
        </w:rPr>
        <w:t>业务需求</w:t>
      </w:r>
      <w:bookmarkEnd w:id="51"/>
      <w:bookmarkEnd w:id="52"/>
    </w:p>
    <w:p>
      <w:pPr>
        <w:numPr>
          <w:ilvl w:val="0"/>
          <w:numId w:val="0"/>
        </w:numPr>
        <w:ind w:firstLine="420" w:firstLineChars="200"/>
        <w:rPr>
          <w:rFonts w:hint="eastAsia" w:asciiTheme="minorEastAsia" w:hAnsiTheme="minorEastAsia" w:eastAsiaTheme="minorEastAsia" w:cstheme="minorEastAsia"/>
          <w:szCs w:val="21"/>
          <w:lang w:val="en-US" w:eastAsia="zh-CN"/>
        </w:rPr>
      </w:pPr>
      <w:r>
        <w:rPr>
          <w:rFonts w:hint="eastAsia" w:asciiTheme="minorEastAsia" w:hAnsiTheme="minorEastAsia" w:eastAsiaTheme="minorEastAsia" w:cstheme="minorEastAsia"/>
          <w:szCs w:val="21"/>
          <w:lang w:val="en-US" w:eastAsia="zh-CN"/>
        </w:rPr>
        <w:t>1、发票结构化数据存储及查询显示；</w:t>
      </w:r>
    </w:p>
    <w:p>
      <w:pPr>
        <w:numPr>
          <w:ilvl w:val="0"/>
          <w:numId w:val="0"/>
        </w:numPr>
        <w:ind w:firstLine="420" w:firstLineChars="200"/>
        <w:rPr>
          <w:rFonts w:hint="eastAsia" w:asciiTheme="minorEastAsia" w:hAnsiTheme="minorEastAsia" w:eastAsiaTheme="minorEastAsia" w:cstheme="minorEastAsia"/>
          <w:szCs w:val="21"/>
          <w:lang w:val="en-US" w:eastAsia="zh-CN"/>
        </w:rPr>
      </w:pPr>
      <w:r>
        <w:rPr>
          <w:rFonts w:hint="eastAsia" w:asciiTheme="minorEastAsia" w:hAnsiTheme="minorEastAsia" w:eastAsiaTheme="minorEastAsia" w:cstheme="minorEastAsia"/>
          <w:szCs w:val="21"/>
          <w:lang w:val="en-US" w:eastAsia="zh-CN"/>
        </w:rPr>
        <w:t>2、进项发票查询显示、勾选推送数据至航信发票平台；</w:t>
      </w:r>
    </w:p>
    <w:p>
      <w:pPr>
        <w:numPr>
          <w:ilvl w:val="0"/>
          <w:numId w:val="0"/>
        </w:numPr>
        <w:ind w:firstLine="420" w:firstLineChars="200"/>
        <w:rPr>
          <w:rFonts w:hint="eastAsia" w:asciiTheme="minorEastAsia" w:hAnsiTheme="minorEastAsia" w:eastAsiaTheme="minorEastAsia" w:cstheme="minorEastAsia"/>
          <w:szCs w:val="21"/>
          <w:lang w:val="en-US" w:eastAsia="zh-CN"/>
        </w:rPr>
      </w:pPr>
      <w:r>
        <w:rPr>
          <w:rFonts w:hint="eastAsia" w:asciiTheme="minorEastAsia" w:hAnsiTheme="minorEastAsia" w:eastAsiaTheme="minorEastAsia" w:cstheme="minorEastAsia"/>
          <w:szCs w:val="21"/>
          <w:lang w:val="en-US" w:eastAsia="zh-CN"/>
        </w:rPr>
        <w:t>3、进项发票台账管理中显示的发票条件为关联会计科目22212003向下所有会计科关联的发票信息；</w:t>
      </w:r>
    </w:p>
    <w:p>
      <w:pPr>
        <w:numPr>
          <w:ilvl w:val="0"/>
          <w:numId w:val="0"/>
        </w:numPr>
        <w:ind w:firstLine="420" w:firstLineChars="200"/>
        <w:rPr>
          <w:rFonts w:hint="eastAsia" w:asciiTheme="minorEastAsia" w:hAnsiTheme="minorEastAsia" w:eastAsiaTheme="minorEastAsia" w:cstheme="minorEastAsia"/>
          <w:szCs w:val="21"/>
          <w:lang w:val="en-US" w:eastAsia="zh-CN"/>
        </w:rPr>
      </w:pPr>
      <w:r>
        <w:rPr>
          <w:rFonts w:hint="eastAsia" w:asciiTheme="minorEastAsia" w:hAnsiTheme="minorEastAsia" w:eastAsiaTheme="minorEastAsia" w:cstheme="minorEastAsia"/>
          <w:szCs w:val="21"/>
          <w:lang w:val="en-US" w:eastAsia="zh-CN"/>
        </w:rPr>
        <w:t>4、例：去年的进项发票，通过对去年凭证发票信息增补验真后，自动推送至进项发票管理；</w:t>
      </w:r>
    </w:p>
    <w:p>
      <w:pPr>
        <w:numPr>
          <w:ilvl w:val="0"/>
          <w:numId w:val="0"/>
        </w:numPr>
        <w:ind w:firstLine="420" w:firstLineChars="200"/>
        <w:rPr>
          <w:rFonts w:hint="eastAsia" w:asciiTheme="minorEastAsia" w:hAnsiTheme="minorEastAsia" w:eastAsiaTheme="minorEastAsia" w:cstheme="minorEastAsia"/>
          <w:szCs w:val="21"/>
          <w:lang w:val="en-US" w:eastAsia="zh-CN"/>
        </w:rPr>
      </w:pPr>
      <w:r>
        <w:rPr>
          <w:rFonts w:hint="eastAsia" w:asciiTheme="minorEastAsia" w:hAnsiTheme="minorEastAsia" w:eastAsiaTheme="minorEastAsia" w:cstheme="minorEastAsia"/>
          <w:szCs w:val="21"/>
          <w:lang w:val="en-US" w:eastAsia="zh-CN"/>
        </w:rPr>
        <w:t>5、对预勾选进项发票数据推送至航信发票平台，可以取消勾选；</w:t>
      </w:r>
    </w:p>
    <w:p>
      <w:pPr>
        <w:pStyle w:val="4"/>
        <w:numPr>
          <w:ilvl w:val="2"/>
          <w:numId w:val="0"/>
        </w:numPr>
        <w:ind w:leftChars="0"/>
        <w:rPr>
          <w:rFonts w:hint="default" w:ascii="宋体" w:hAnsi="宋体" w:eastAsia="宋体" w:cs="宋体"/>
          <w:b/>
          <w:bCs/>
          <w:kern w:val="2"/>
          <w:sz w:val="28"/>
          <w:szCs w:val="28"/>
          <w:lang w:val="en-US" w:eastAsia="zh-CN"/>
        </w:rPr>
      </w:pPr>
      <w:bookmarkStart w:id="53" w:name="_Toc1512050750"/>
      <w:bookmarkStart w:id="54" w:name="_Toc1007456266"/>
      <w:r>
        <w:rPr>
          <w:rFonts w:hint="default" w:ascii="Arial" w:hAnsi="Arial" w:eastAsia="宋体" w:cs="Arial"/>
          <w:b/>
          <w:bCs/>
          <w:kern w:val="2"/>
          <w:sz w:val="28"/>
          <w:szCs w:val="28"/>
          <w:lang w:val="en-US" w:eastAsia="zh-CN" w:bidi="ar"/>
        </w:rPr>
        <w:t>4.</w:t>
      </w:r>
      <w:r>
        <w:rPr>
          <w:rFonts w:hint="eastAsia" w:ascii="Arial" w:hAnsi="Arial" w:eastAsia="宋体" w:cs="Arial"/>
          <w:b/>
          <w:bCs/>
          <w:kern w:val="2"/>
          <w:sz w:val="28"/>
          <w:szCs w:val="28"/>
          <w:lang w:val="en-US" w:eastAsia="zh" w:bidi="ar"/>
          <w:woUserID w:val="1"/>
        </w:rPr>
        <w:t>2</w:t>
      </w:r>
      <w:r>
        <w:rPr>
          <w:rFonts w:hint="eastAsia" w:ascii="Arial" w:hAnsi="Arial" w:eastAsia="宋体" w:cs="Arial"/>
          <w:b/>
          <w:bCs/>
          <w:kern w:val="2"/>
          <w:sz w:val="28"/>
          <w:szCs w:val="28"/>
          <w:lang w:val="en-US" w:eastAsia="zh" w:bidi="ar"/>
        </w:rPr>
        <w:t>.3</w:t>
      </w:r>
      <w:r>
        <w:rPr>
          <w:rFonts w:hint="eastAsia" w:ascii="Arial" w:hAnsi="Arial" w:eastAsia="宋体" w:cs="Arial"/>
          <w:b/>
          <w:bCs/>
          <w:kern w:val="2"/>
          <w:sz w:val="28"/>
          <w:szCs w:val="28"/>
          <w:lang w:val="en-US" w:eastAsia="zh-CN" w:bidi="ar"/>
        </w:rPr>
        <w:t>进项发票管理</w:t>
      </w:r>
      <w:bookmarkEnd w:id="53"/>
      <w:bookmarkEnd w:id="54"/>
    </w:p>
    <w:p>
      <w:pPr>
        <w:pStyle w:val="26"/>
        <w:keepNext w:val="0"/>
        <w:keepLines w:val="0"/>
        <w:widowControl/>
        <w:suppressLineNumbers w:val="0"/>
        <w:spacing w:before="0" w:beforeAutospacing="1" w:after="156" w:afterAutospacing="0"/>
        <w:ind w:left="0" w:right="0" w:firstLine="0"/>
        <w:jc w:val="left"/>
        <w:rPr>
          <w:rFonts w:hint="default" w:cs="宋体"/>
          <w:i w:val="0"/>
          <w:iCs w:val="0"/>
          <w:caps w:val="0"/>
          <w:color w:val="000000"/>
          <w:spacing w:val="0"/>
          <w:kern w:val="2"/>
          <w:sz w:val="21"/>
          <w:szCs w:val="21"/>
          <w:lang w:val="en-US" w:eastAsia="zh-CN" w:bidi="ar"/>
        </w:rPr>
      </w:pPr>
      <w:r>
        <w:rPr>
          <w:rFonts w:hint="eastAsia" w:ascii="宋体" w:hAnsi="宋体" w:eastAsia="宋体" w:cs="宋体"/>
          <w:i w:val="0"/>
          <w:iCs w:val="0"/>
          <w:caps w:val="0"/>
          <w:color w:val="000000"/>
          <w:spacing w:val="0"/>
          <w:kern w:val="2"/>
          <w:sz w:val="21"/>
          <w:szCs w:val="21"/>
          <w:lang w:val="en-US" w:eastAsia="zh-CN" w:bidi="ar"/>
        </w:rPr>
        <w:t xml:space="preserve">   </w:t>
      </w:r>
      <w:r>
        <w:rPr>
          <w:rFonts w:hint="eastAsia" w:cs="宋体"/>
          <w:i w:val="0"/>
          <w:iCs w:val="0"/>
          <w:caps w:val="0"/>
          <w:color w:val="000000"/>
          <w:spacing w:val="0"/>
          <w:kern w:val="2"/>
          <w:sz w:val="21"/>
          <w:szCs w:val="21"/>
          <w:lang w:val="en-US" w:eastAsia="zh" w:bidi="ar"/>
          <w:woUserID w:val="1"/>
        </w:rPr>
        <w:t xml:space="preserve"> </w:t>
      </w:r>
      <w:r>
        <w:rPr>
          <w:rFonts w:hint="eastAsia" w:cs="宋体"/>
          <w:i w:val="0"/>
          <w:iCs w:val="0"/>
          <w:caps w:val="0"/>
          <w:color w:val="000000"/>
          <w:spacing w:val="0"/>
          <w:kern w:val="2"/>
          <w:sz w:val="21"/>
          <w:szCs w:val="21"/>
          <w:lang w:val="en-US" w:eastAsia="zh-CN" w:bidi="ar"/>
        </w:rPr>
        <w:t>进项发票台账管理节点主要针对进项发票进行统计，通过勾选，取消勾选操作，向航信发票系统推送勾选发票数据，进行报送，节省财务手工统计和录入的工作量；发票勾选后的认证动作，在航信发票平台进行操作。</w:t>
      </w:r>
    </w:p>
    <w:p>
      <w:pPr>
        <w:pStyle w:val="26"/>
        <w:keepNext w:val="0"/>
        <w:keepLines w:val="0"/>
        <w:widowControl/>
        <w:suppressLineNumbers w:val="0"/>
        <w:spacing w:before="0" w:beforeAutospacing="1" w:after="156" w:afterAutospacing="0"/>
        <w:ind w:left="0" w:right="0" w:firstLine="0"/>
        <w:jc w:val="left"/>
        <w:rPr>
          <w:rFonts w:hint="default" w:cs="宋体"/>
          <w:i w:val="0"/>
          <w:iCs w:val="0"/>
          <w:caps w:val="0"/>
          <w:color w:val="000000"/>
          <w:spacing w:val="0"/>
          <w:kern w:val="2"/>
          <w:sz w:val="21"/>
          <w:szCs w:val="21"/>
          <w:lang w:val="en-US" w:eastAsia="zh-CN" w:bidi="ar"/>
        </w:rPr>
      </w:pPr>
      <w:r>
        <w:rPr>
          <w:rFonts w:hint="default" w:cs="宋体"/>
          <w:i w:val="0"/>
          <w:iCs w:val="0"/>
          <w:caps w:val="0"/>
          <w:color w:val="000000"/>
          <w:spacing w:val="0"/>
          <w:kern w:val="2"/>
          <w:sz w:val="21"/>
          <w:szCs w:val="21"/>
          <w:lang w:val="en-US" w:eastAsia="zh-CN" w:bidi="ar"/>
        </w:rPr>
        <w:drawing>
          <wp:inline distT="0" distB="0" distL="114300" distR="114300">
            <wp:extent cx="5273675" cy="4284345"/>
            <wp:effectExtent l="0" t="0" r="9525" b="8255"/>
            <wp:docPr id="2" name="图片 2" descr="进项发票台账与航信发票系统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进项发票台账与航信发票系统流程"/>
                    <pic:cNvPicPr>
                      <a:picLocks noChangeAspect="1"/>
                    </pic:cNvPicPr>
                  </pic:nvPicPr>
                  <pic:blipFill>
                    <a:blip r:embed="rId16"/>
                    <a:stretch>
                      <a:fillRect/>
                    </a:stretch>
                  </pic:blipFill>
                  <pic:spPr>
                    <a:xfrm>
                      <a:off x="0" y="0"/>
                      <a:ext cx="5273675" cy="4284345"/>
                    </a:xfrm>
                    <a:prstGeom prst="rect">
                      <a:avLst/>
                    </a:prstGeom>
                  </pic:spPr>
                </pic:pic>
              </a:graphicData>
            </a:graphic>
          </wp:inline>
        </w:drawing>
      </w:r>
    </w:p>
    <w:p>
      <w:pPr>
        <w:pStyle w:val="26"/>
        <w:keepNext w:val="0"/>
        <w:keepLines w:val="0"/>
        <w:widowControl/>
        <w:suppressLineNumbers w:val="0"/>
        <w:spacing w:before="0" w:beforeAutospacing="1" w:after="156" w:afterAutospacing="0"/>
        <w:ind w:left="0" w:right="0" w:firstLine="0"/>
        <w:jc w:val="left"/>
        <w:rPr>
          <w:rFonts w:hint="eastAsia" w:cs="宋体"/>
          <w:b w:val="0"/>
          <w:bCs w:val="0"/>
          <w:i w:val="0"/>
          <w:iCs w:val="0"/>
          <w:caps w:val="0"/>
          <w:color w:val="000000"/>
          <w:spacing w:val="0"/>
          <w:kern w:val="2"/>
          <w:sz w:val="21"/>
          <w:szCs w:val="21"/>
          <w:highlight w:val="yellow"/>
          <w:lang w:val="en-US" w:eastAsia="zh-CN" w:bidi="ar"/>
        </w:rPr>
      </w:pPr>
      <w:r>
        <w:rPr>
          <w:rFonts w:hint="eastAsia" w:cs="宋体"/>
          <w:b/>
          <w:bCs/>
          <w:i w:val="0"/>
          <w:iCs w:val="0"/>
          <w:caps w:val="0"/>
          <w:color w:val="000000"/>
          <w:spacing w:val="0"/>
          <w:kern w:val="2"/>
          <w:sz w:val="21"/>
          <w:szCs w:val="21"/>
          <w:lang w:val="en-US" w:eastAsia="zh-CN" w:bidi="ar"/>
        </w:rPr>
        <w:t>1、【界面说明】：</w:t>
      </w:r>
    </w:p>
    <w:p>
      <w:pPr>
        <w:pStyle w:val="26"/>
        <w:keepNext w:val="0"/>
        <w:keepLines w:val="0"/>
        <w:widowControl/>
        <w:numPr>
          <w:ilvl w:val="0"/>
          <w:numId w:val="0"/>
        </w:numPr>
        <w:suppressLineNumbers w:val="0"/>
        <w:spacing w:before="0" w:beforeAutospacing="1" w:after="156" w:afterAutospacing="0"/>
        <w:ind w:right="0" w:rightChars="0"/>
        <w:jc w:val="left"/>
        <w:rPr>
          <w:rFonts w:hint="default" w:cs="宋体"/>
          <w:i w:val="0"/>
          <w:iCs w:val="0"/>
          <w:caps w:val="0"/>
          <w:color w:val="000000"/>
          <w:spacing w:val="0"/>
          <w:kern w:val="2"/>
          <w:sz w:val="21"/>
          <w:szCs w:val="21"/>
          <w:lang w:eastAsia="zh-CN" w:bidi="ar"/>
        </w:rPr>
      </w:pPr>
      <w:r>
        <w:rPr>
          <w:rFonts w:hint="default" w:cs="宋体"/>
          <w:i w:val="0"/>
          <w:iCs w:val="0"/>
          <w:caps w:val="0"/>
          <w:color w:val="000000"/>
          <w:spacing w:val="0"/>
          <w:kern w:val="2"/>
          <w:sz w:val="21"/>
          <w:szCs w:val="21"/>
          <w:lang w:eastAsia="zh-CN" w:bidi="ar"/>
        </w:rPr>
        <w:drawing>
          <wp:inline distT="0" distB="0" distL="114300" distR="114300">
            <wp:extent cx="5269865" cy="2944495"/>
            <wp:effectExtent l="0" t="0" r="6985" b="825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7"/>
                    <a:stretch>
                      <a:fillRect/>
                    </a:stretch>
                  </pic:blipFill>
                  <pic:spPr>
                    <a:xfrm>
                      <a:off x="0" y="0"/>
                      <a:ext cx="5269865" cy="2944495"/>
                    </a:xfrm>
                    <a:prstGeom prst="rect">
                      <a:avLst/>
                    </a:prstGeom>
                  </pic:spPr>
                </pic:pic>
              </a:graphicData>
            </a:graphic>
          </wp:inline>
        </w:drawing>
      </w:r>
    </w:p>
    <w:p>
      <w:pPr>
        <w:pStyle w:val="26"/>
        <w:keepNext w:val="0"/>
        <w:keepLines w:val="0"/>
        <w:widowControl/>
        <w:numPr>
          <w:ilvl w:val="0"/>
          <w:numId w:val="0"/>
        </w:numPr>
        <w:suppressLineNumbers w:val="0"/>
        <w:spacing w:before="0" w:beforeAutospacing="1" w:after="156" w:afterAutospacing="0"/>
        <w:ind w:right="0" w:rightChars="0"/>
        <w:jc w:val="left"/>
        <w:rPr>
          <w:rFonts w:hint="eastAsia" w:eastAsia="宋体" w:cs="宋体"/>
          <w:i w:val="0"/>
          <w:iCs w:val="0"/>
          <w:caps w:val="0"/>
          <w:color w:val="000000"/>
          <w:spacing w:val="0"/>
          <w:kern w:val="2"/>
          <w:sz w:val="21"/>
          <w:szCs w:val="21"/>
          <w:lang w:eastAsia="zh" w:bidi="ar"/>
        </w:rPr>
      </w:pPr>
      <w:r>
        <w:rPr>
          <w:rFonts w:hint="eastAsia" w:eastAsia="宋体" w:cs="宋体"/>
          <w:i w:val="0"/>
          <w:iCs w:val="0"/>
          <w:caps w:val="0"/>
          <w:color w:val="000000"/>
          <w:spacing w:val="0"/>
          <w:kern w:val="2"/>
          <w:sz w:val="21"/>
          <w:szCs w:val="21"/>
          <w:lang w:eastAsia="zh" w:bidi="ar"/>
        </w:rPr>
        <w:drawing>
          <wp:inline distT="0" distB="0" distL="114300" distR="114300">
            <wp:extent cx="5266690" cy="1257935"/>
            <wp:effectExtent l="0" t="0" r="10160" b="1841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8"/>
                    <a:stretch>
                      <a:fillRect/>
                    </a:stretch>
                  </pic:blipFill>
                  <pic:spPr>
                    <a:xfrm>
                      <a:off x="0" y="0"/>
                      <a:ext cx="5266690" cy="1257935"/>
                    </a:xfrm>
                    <a:prstGeom prst="rect">
                      <a:avLst/>
                    </a:prstGeom>
                  </pic:spPr>
                </pic:pic>
              </a:graphicData>
            </a:graphic>
          </wp:inline>
        </w:drawing>
      </w:r>
    </w:p>
    <w:p>
      <w:pPr>
        <w:pStyle w:val="26"/>
        <w:keepNext w:val="0"/>
        <w:keepLines w:val="0"/>
        <w:widowControl/>
        <w:numPr>
          <w:ilvl w:val="0"/>
          <w:numId w:val="11"/>
        </w:numPr>
        <w:suppressLineNumbers w:val="0"/>
        <w:spacing w:before="0" w:beforeAutospacing="1" w:after="156" w:afterAutospacing="0"/>
        <w:ind w:leftChars="0" w:right="0" w:rightChars="0"/>
        <w:jc w:val="left"/>
        <w:rPr>
          <w:rFonts w:hint="eastAsia" w:cs="宋体"/>
          <w:i w:val="0"/>
          <w:iCs w:val="0"/>
          <w:caps w:val="0"/>
          <w:color w:val="000000"/>
          <w:spacing w:val="0"/>
          <w:kern w:val="2"/>
          <w:sz w:val="21"/>
          <w:szCs w:val="21"/>
          <w:lang w:val="en-US" w:eastAsia="zh-CN" w:bidi="ar"/>
        </w:rPr>
      </w:pPr>
      <w:r>
        <w:rPr>
          <w:rFonts w:hint="eastAsia" w:cs="宋体"/>
          <w:i w:val="0"/>
          <w:iCs w:val="0"/>
          <w:caps w:val="0"/>
          <w:color w:val="000000"/>
          <w:spacing w:val="0"/>
          <w:kern w:val="2"/>
          <w:sz w:val="21"/>
          <w:szCs w:val="21"/>
          <w:lang w:val="en-US" w:eastAsia="zh-CN" w:bidi="ar"/>
        </w:rPr>
        <w:t>功能位置：新建功能节点路径：【财务会计】-【发票管理】-【进项发票管理】</w:t>
      </w:r>
      <w:r>
        <w:rPr>
          <w:rFonts w:hint="eastAsia" w:cs="宋体"/>
          <w:i w:val="0"/>
          <w:iCs w:val="0"/>
          <w:caps w:val="0"/>
          <w:color w:val="000000"/>
          <w:spacing w:val="0"/>
          <w:kern w:val="2"/>
          <w:sz w:val="21"/>
          <w:szCs w:val="21"/>
          <w:lang w:val="en-US" w:eastAsia="zh" w:bidi="ar"/>
          <w:woUserID w:val="1"/>
        </w:rPr>
        <w:t>、【发票查询】</w:t>
      </w:r>
    </w:p>
    <w:p>
      <w:pPr>
        <w:pStyle w:val="26"/>
        <w:keepNext w:val="0"/>
        <w:keepLines w:val="0"/>
        <w:widowControl/>
        <w:numPr>
          <w:ilvl w:val="0"/>
          <w:numId w:val="11"/>
        </w:numPr>
        <w:suppressLineNumbers w:val="0"/>
        <w:spacing w:before="0" w:beforeAutospacing="1" w:after="156" w:afterAutospacing="0"/>
        <w:ind w:left="0" w:leftChars="0" w:right="0" w:rightChars="0" w:firstLine="0" w:firstLineChars="0"/>
        <w:jc w:val="left"/>
        <w:rPr>
          <w:rFonts w:hint="eastAsia" w:cs="宋体"/>
          <w:i w:val="0"/>
          <w:iCs w:val="0"/>
          <w:caps w:val="0"/>
          <w:color w:val="000000"/>
          <w:spacing w:val="0"/>
          <w:kern w:val="2"/>
          <w:sz w:val="21"/>
          <w:szCs w:val="21"/>
          <w:lang w:val="en-US" w:eastAsia="zh-CN" w:bidi="ar"/>
        </w:rPr>
      </w:pPr>
      <w:r>
        <w:rPr>
          <w:rFonts w:hint="eastAsia" w:cs="宋体"/>
          <w:i w:val="0"/>
          <w:iCs w:val="0"/>
          <w:caps w:val="0"/>
          <w:color w:val="000000"/>
          <w:spacing w:val="0"/>
          <w:kern w:val="2"/>
          <w:sz w:val="21"/>
          <w:szCs w:val="21"/>
          <w:lang w:val="en-US" w:eastAsia="zh-CN" w:bidi="ar"/>
        </w:rPr>
        <w:t>按钮说明：进项发票台账管理列表界面，按钮【查询】【勾选】【取消勾选】【联查凭证】</w:t>
      </w:r>
      <w:r>
        <w:rPr>
          <w:rFonts w:hint="eastAsia" w:cs="宋体"/>
          <w:i w:val="0"/>
          <w:iCs w:val="0"/>
          <w:caps w:val="0"/>
          <w:color w:val="000000"/>
          <w:spacing w:val="0"/>
          <w:kern w:val="2"/>
          <w:sz w:val="21"/>
          <w:szCs w:val="21"/>
          <w:lang w:val="en-US" w:eastAsia="zh-CN" w:bidi="ar"/>
        </w:rPr>
        <w:t>【不勾选】</w:t>
      </w:r>
      <w:r>
        <w:rPr>
          <w:rFonts w:hint="eastAsia" w:cs="宋体"/>
          <w:i w:val="0"/>
          <w:iCs w:val="0"/>
          <w:caps w:val="0"/>
          <w:color w:val="000000"/>
          <w:spacing w:val="0"/>
          <w:kern w:val="2"/>
          <w:sz w:val="21"/>
          <w:szCs w:val="21"/>
          <w:lang w:val="en-US" w:eastAsia="zh" w:bidi="ar"/>
          <w:woUserID w:val="1"/>
        </w:rPr>
        <w:t>【取消不勾选</w:t>
      </w:r>
      <w:r>
        <w:rPr>
          <w:rFonts w:hint="eastAsia" w:cs="宋体"/>
          <w:i w:val="0"/>
          <w:iCs w:val="0"/>
          <w:caps w:val="0"/>
          <w:color w:val="808080"/>
          <w:spacing w:val="0"/>
          <w:kern w:val="2"/>
          <w:sz w:val="21"/>
          <w:szCs w:val="21"/>
          <w:lang w:val="en-US" w:eastAsia="zh" w:bidi="ar"/>
          <w:woUserID w:val="1"/>
        </w:rPr>
        <w:t>】</w:t>
      </w:r>
      <w:r>
        <w:rPr>
          <w:rFonts w:hint="eastAsia" w:cs="宋体"/>
          <w:i w:val="0"/>
          <w:iCs w:val="0"/>
          <w:caps w:val="0"/>
          <w:color w:val="000000"/>
          <w:spacing w:val="0"/>
          <w:kern w:val="2"/>
          <w:sz w:val="21"/>
          <w:szCs w:val="21"/>
          <w:lang w:val="en-US" w:eastAsia="zh-CN" w:bidi="ar"/>
        </w:rPr>
        <w:t>：</w:t>
      </w:r>
    </w:p>
    <w:p>
      <w:pPr>
        <w:pStyle w:val="26"/>
        <w:keepNext w:val="0"/>
        <w:keepLines w:val="0"/>
        <w:widowControl/>
        <w:numPr>
          <w:ilvl w:val="0"/>
          <w:numId w:val="0"/>
        </w:numPr>
        <w:suppressLineNumbers w:val="0"/>
        <w:spacing w:before="0" w:beforeAutospacing="1" w:after="156" w:afterAutospacing="0"/>
        <w:ind w:leftChars="0" w:right="0" w:rightChars="0"/>
        <w:jc w:val="left"/>
        <w:rPr>
          <w:rFonts w:hint="eastAsia" w:eastAsia="宋体" w:cs="宋体"/>
          <w:i w:val="0"/>
          <w:iCs w:val="0"/>
          <w:caps w:val="0"/>
          <w:color w:val="000000"/>
          <w:spacing w:val="0"/>
          <w:kern w:val="2"/>
          <w:sz w:val="21"/>
          <w:szCs w:val="21"/>
          <w:lang w:val="en-US" w:eastAsia="zh" w:bidi="ar"/>
          <w:woUserID w:val="1"/>
        </w:rPr>
      </w:pPr>
      <w:r>
        <w:rPr>
          <w:rFonts w:hint="eastAsia" w:cs="宋体"/>
          <w:i w:val="0"/>
          <w:iCs w:val="0"/>
          <w:caps w:val="0"/>
          <w:color w:val="000000"/>
          <w:spacing w:val="0"/>
          <w:kern w:val="2"/>
          <w:sz w:val="21"/>
          <w:szCs w:val="21"/>
          <w:lang w:val="en-US" w:eastAsia="zh" w:bidi="ar"/>
          <w:woUserID w:val="1"/>
        </w:rPr>
        <w:t xml:space="preserve">    说明：【不勾选】在进项发票管理中，存在不需要勾选报送的发票，可针对此类发票标记不勾选，不勾选状态的发票，不可进行勾选操作；【取消不勾选】可针对状态标记为不勾选的发票进行取消不勾选，后续可进行勾选进行报送；</w:t>
      </w:r>
    </w:p>
    <w:p>
      <w:pPr>
        <w:pStyle w:val="26"/>
        <w:keepNext w:val="0"/>
        <w:keepLines w:val="0"/>
        <w:widowControl/>
        <w:suppressLineNumbers w:val="0"/>
        <w:spacing w:before="0" w:beforeAutospacing="1" w:after="156" w:afterAutospacing="0"/>
        <w:ind w:left="0" w:right="0" w:firstLine="0"/>
        <w:jc w:val="left"/>
        <w:rPr>
          <w:rFonts w:hint="eastAsia" w:cs="宋体"/>
          <w:i w:val="0"/>
          <w:iCs w:val="0"/>
          <w:caps w:val="0"/>
          <w:color w:val="000000"/>
          <w:spacing w:val="0"/>
          <w:kern w:val="2"/>
          <w:sz w:val="21"/>
          <w:szCs w:val="21"/>
          <w:lang w:val="en-US" w:eastAsia="zh-CN" w:bidi="ar"/>
        </w:rPr>
      </w:pPr>
      <w:r>
        <w:rPr>
          <w:rFonts w:hint="eastAsia" w:cs="宋体"/>
          <w:i w:val="0"/>
          <w:iCs w:val="0"/>
          <w:caps w:val="0"/>
          <w:color w:val="000000"/>
          <w:spacing w:val="0"/>
          <w:kern w:val="2"/>
          <w:sz w:val="21"/>
          <w:szCs w:val="21"/>
          <w:lang w:val="en-US" w:eastAsia="zh-CN" w:bidi="ar"/>
        </w:rPr>
        <w:t>（3）业务逻辑控制：</w:t>
      </w:r>
    </w:p>
    <w:p>
      <w:pPr>
        <w:pStyle w:val="26"/>
        <w:keepNext w:val="0"/>
        <w:keepLines w:val="0"/>
        <w:widowControl/>
        <w:suppressLineNumbers w:val="0"/>
        <w:spacing w:before="0" w:beforeAutospacing="1" w:after="156" w:afterAutospacing="0"/>
        <w:ind w:left="0" w:right="0" w:firstLine="420" w:firstLineChars="200"/>
        <w:jc w:val="left"/>
        <w:rPr>
          <w:rFonts w:hint="default" w:cs="宋体"/>
          <w:i w:val="0"/>
          <w:iCs w:val="0"/>
          <w:caps w:val="0"/>
          <w:color w:val="000000"/>
          <w:spacing w:val="0"/>
          <w:kern w:val="2"/>
          <w:sz w:val="21"/>
          <w:szCs w:val="21"/>
          <w:lang w:val="en-US" w:eastAsia="zh-CN" w:bidi="ar"/>
        </w:rPr>
      </w:pPr>
      <w:r>
        <w:rPr>
          <w:rFonts w:hint="eastAsia" w:cs="宋体"/>
          <w:i w:val="0"/>
          <w:iCs w:val="0"/>
          <w:caps w:val="0"/>
          <w:color w:val="000000"/>
          <w:spacing w:val="0"/>
          <w:kern w:val="2"/>
          <w:sz w:val="21"/>
          <w:szCs w:val="21"/>
          <w:lang w:val="en-US" w:eastAsia="zh-CN" w:bidi="ar"/>
        </w:rPr>
        <w:t>节点可查询所有数据条件为：会计科目22212003及下属科目相关凭证对应的发票信息；</w:t>
      </w:r>
    </w:p>
    <w:p>
      <w:pPr>
        <w:pStyle w:val="26"/>
        <w:keepNext w:val="0"/>
        <w:keepLines w:val="0"/>
        <w:widowControl/>
        <w:suppressLineNumbers w:val="0"/>
        <w:spacing w:before="0" w:beforeAutospacing="1" w:after="156" w:afterAutospacing="0"/>
        <w:ind w:left="0" w:right="0" w:firstLine="0"/>
        <w:jc w:val="left"/>
        <w:rPr>
          <w:rFonts w:hint="eastAsia" w:cs="宋体"/>
          <w:i w:val="0"/>
          <w:iCs w:val="0"/>
          <w:caps w:val="0"/>
          <w:color w:val="000000"/>
          <w:spacing w:val="0"/>
          <w:kern w:val="2"/>
          <w:sz w:val="21"/>
          <w:szCs w:val="21"/>
          <w:highlight w:val="none"/>
          <w:lang w:val="en-US" w:eastAsia="zh-CN" w:bidi="ar"/>
        </w:rPr>
      </w:pPr>
      <w:r>
        <w:rPr>
          <w:rFonts w:hint="eastAsia" w:cs="宋体"/>
          <w:b/>
          <w:bCs/>
          <w:i w:val="0"/>
          <w:iCs w:val="0"/>
          <w:caps w:val="0"/>
          <w:color w:val="000000"/>
          <w:spacing w:val="0"/>
          <w:kern w:val="2"/>
          <w:sz w:val="21"/>
          <w:szCs w:val="21"/>
          <w:lang w:val="en-US" w:eastAsia="zh-CN" w:bidi="ar"/>
        </w:rPr>
        <w:t>2、【操作说明】：【勾选】发票数据进行推送；</w:t>
      </w:r>
    </w:p>
    <w:p>
      <w:pPr>
        <w:pStyle w:val="26"/>
        <w:keepNext w:val="0"/>
        <w:keepLines w:val="0"/>
        <w:widowControl/>
        <w:numPr>
          <w:ilvl w:val="0"/>
          <w:numId w:val="12"/>
        </w:numPr>
        <w:suppressLineNumbers w:val="0"/>
        <w:spacing w:before="0" w:beforeAutospacing="1" w:after="156" w:afterAutospacing="0"/>
        <w:ind w:right="0" w:rightChars="0"/>
        <w:jc w:val="left"/>
        <w:rPr>
          <w:rFonts w:hint="default" w:cs="宋体"/>
          <w:i w:val="0"/>
          <w:iCs w:val="0"/>
          <w:caps w:val="0"/>
          <w:color w:val="000000"/>
          <w:spacing w:val="0"/>
          <w:kern w:val="2"/>
          <w:sz w:val="21"/>
          <w:szCs w:val="21"/>
          <w:highlight w:val="none"/>
          <w:lang w:val="en-US" w:eastAsia="zh-CN" w:bidi="ar"/>
        </w:rPr>
      </w:pPr>
      <w:r>
        <w:rPr>
          <w:rFonts w:hint="eastAsia" w:cs="宋体"/>
          <w:i w:val="0"/>
          <w:iCs w:val="0"/>
          <w:caps w:val="0"/>
          <w:color w:val="000000"/>
          <w:spacing w:val="0"/>
          <w:kern w:val="2"/>
          <w:sz w:val="21"/>
          <w:szCs w:val="21"/>
          <w:highlight w:val="none"/>
          <w:lang w:val="en-US" w:eastAsia="zh-CN" w:bidi="ar"/>
        </w:rPr>
        <w:t>业务逻辑控制：</w:t>
      </w:r>
    </w:p>
    <w:p>
      <w:pPr>
        <w:pStyle w:val="26"/>
        <w:keepNext w:val="0"/>
        <w:keepLines w:val="0"/>
        <w:widowControl/>
        <w:numPr>
          <w:ilvl w:val="0"/>
          <w:numId w:val="0"/>
        </w:numPr>
        <w:suppressLineNumbers w:val="0"/>
        <w:spacing w:before="0" w:beforeAutospacing="1" w:after="156" w:afterAutospacing="0"/>
        <w:ind w:right="0" w:rightChars="0"/>
        <w:jc w:val="left"/>
        <w:rPr>
          <w:rFonts w:hint="eastAsia" w:cs="宋体"/>
          <w:i w:val="0"/>
          <w:iCs w:val="0"/>
          <w:caps w:val="0"/>
          <w:color w:val="auto"/>
          <w:spacing w:val="0"/>
          <w:kern w:val="2"/>
          <w:sz w:val="21"/>
          <w:szCs w:val="21"/>
          <w:lang w:val="en-US" w:eastAsia="zh-CN" w:bidi="ar"/>
        </w:rPr>
      </w:pPr>
      <w:r>
        <w:rPr>
          <w:rFonts w:hint="eastAsia" w:cs="宋体"/>
          <w:i w:val="0"/>
          <w:iCs w:val="0"/>
          <w:caps w:val="0"/>
          <w:color w:val="000000"/>
          <w:spacing w:val="0"/>
          <w:kern w:val="2"/>
          <w:sz w:val="21"/>
          <w:szCs w:val="21"/>
          <w:highlight w:val="none"/>
          <w:lang w:val="en-US" w:eastAsia="zh-CN" w:bidi="ar"/>
        </w:rPr>
        <w:t>a.</w:t>
      </w:r>
      <w:r>
        <w:rPr>
          <w:rFonts w:hint="eastAsia" w:cs="宋体"/>
          <w:i w:val="0"/>
          <w:iCs w:val="0"/>
          <w:caps w:val="0"/>
          <w:color w:val="auto"/>
          <w:spacing w:val="0"/>
          <w:kern w:val="2"/>
          <w:sz w:val="21"/>
          <w:szCs w:val="21"/>
          <w:lang w:val="en-US" w:eastAsia="zh-CN" w:bidi="ar"/>
        </w:rPr>
        <w:t>勾选数据，点击【勾选】，需校验是否有勾选数据，且勾选的数据发票字段‘是否勾选’状态为‘空’和‘勾选’的数据，如发票字段‘是否勾选’为‘勾选’点击时，提示不能选择已勾选的数据；</w:t>
      </w:r>
    </w:p>
    <w:p>
      <w:pPr>
        <w:pStyle w:val="26"/>
        <w:keepNext w:val="0"/>
        <w:keepLines w:val="0"/>
        <w:widowControl/>
        <w:numPr>
          <w:ilvl w:val="0"/>
          <w:numId w:val="0"/>
        </w:numPr>
        <w:suppressLineNumbers w:val="0"/>
        <w:spacing w:before="0" w:beforeAutospacing="1" w:after="156" w:afterAutospacing="0"/>
        <w:ind w:right="0" w:rightChars="0"/>
        <w:jc w:val="left"/>
        <w:rPr>
          <w:rFonts w:hint="eastAsia" w:cs="宋体"/>
          <w:i w:val="0"/>
          <w:iCs w:val="0"/>
          <w:caps w:val="0"/>
          <w:color w:val="000000"/>
          <w:spacing w:val="0"/>
          <w:kern w:val="2"/>
          <w:sz w:val="21"/>
          <w:szCs w:val="21"/>
          <w:highlight w:val="none"/>
          <w:lang w:val="en-US" w:eastAsia="zh-CN" w:bidi="ar"/>
        </w:rPr>
      </w:pPr>
      <w:r>
        <w:rPr>
          <w:rFonts w:hint="eastAsia" w:cs="宋体"/>
          <w:i w:val="0"/>
          <w:iCs w:val="0"/>
          <w:caps w:val="0"/>
          <w:color w:val="auto"/>
          <w:spacing w:val="0"/>
          <w:kern w:val="2"/>
          <w:sz w:val="21"/>
          <w:szCs w:val="21"/>
          <w:lang w:val="en-US" w:eastAsia="zh-CN" w:bidi="ar"/>
        </w:rPr>
        <w:t>b</w:t>
      </w:r>
      <w:r>
        <w:rPr>
          <w:rFonts w:hint="eastAsia" w:cs="宋体"/>
          <w:i w:val="0"/>
          <w:iCs w:val="0"/>
          <w:caps w:val="0"/>
          <w:color w:val="000000"/>
          <w:spacing w:val="0"/>
          <w:kern w:val="2"/>
          <w:sz w:val="21"/>
          <w:szCs w:val="21"/>
          <w:highlight w:val="none"/>
          <w:lang w:val="en-US" w:eastAsia="zh-CN" w:bidi="ar"/>
        </w:rPr>
        <w:t>.</w:t>
      </w:r>
      <w:r>
        <w:rPr>
          <w:rFonts w:hint="eastAsia" w:cs="宋体"/>
          <w:i w:val="0"/>
          <w:iCs w:val="0"/>
          <w:caps w:val="0"/>
          <w:color w:val="auto"/>
          <w:spacing w:val="0"/>
          <w:kern w:val="2"/>
          <w:sz w:val="21"/>
          <w:szCs w:val="21"/>
          <w:lang w:val="en-US" w:eastAsia="zh-CN" w:bidi="ar"/>
        </w:rPr>
        <w:t>勾选数据，点击【勾选】，符合推送条件，弹出提示框：‘是否确认推送’；【确认】则推送，并通过接口反馈推送结果；【取消】则返回当前界面；勾选推送失败的数据，提示数据推送失败的结果；</w:t>
      </w:r>
    </w:p>
    <w:p>
      <w:pPr>
        <w:pStyle w:val="26"/>
        <w:keepNext w:val="0"/>
        <w:keepLines w:val="0"/>
        <w:widowControl/>
        <w:numPr>
          <w:ilvl w:val="0"/>
          <w:numId w:val="13"/>
        </w:numPr>
        <w:suppressLineNumbers w:val="0"/>
        <w:spacing w:before="0" w:beforeAutospacing="1" w:after="156" w:afterAutospacing="0"/>
        <w:ind w:left="0" w:right="0" w:firstLine="0"/>
        <w:jc w:val="left"/>
        <w:rPr>
          <w:rFonts w:hint="eastAsia" w:cs="宋体"/>
          <w:b/>
          <w:bCs/>
          <w:i w:val="0"/>
          <w:iCs w:val="0"/>
          <w:caps w:val="0"/>
          <w:color w:val="000000"/>
          <w:spacing w:val="0"/>
          <w:kern w:val="2"/>
          <w:sz w:val="21"/>
          <w:szCs w:val="21"/>
          <w:lang w:val="en-US" w:eastAsia="zh-CN" w:bidi="ar"/>
        </w:rPr>
      </w:pPr>
      <w:r>
        <w:rPr>
          <w:rFonts w:hint="eastAsia" w:cs="宋体"/>
          <w:b/>
          <w:bCs/>
          <w:i w:val="0"/>
          <w:iCs w:val="0"/>
          <w:caps w:val="0"/>
          <w:color w:val="000000"/>
          <w:spacing w:val="0"/>
          <w:kern w:val="2"/>
          <w:sz w:val="21"/>
          <w:szCs w:val="21"/>
          <w:lang w:val="en-US" w:eastAsia="zh-CN" w:bidi="ar"/>
        </w:rPr>
        <w:t>【操作说明】：【取消勾选】发票数据进行推送；</w:t>
      </w:r>
    </w:p>
    <w:p>
      <w:pPr>
        <w:pStyle w:val="26"/>
        <w:keepNext w:val="0"/>
        <w:keepLines w:val="0"/>
        <w:widowControl/>
        <w:numPr>
          <w:ilvl w:val="0"/>
          <w:numId w:val="0"/>
        </w:numPr>
        <w:suppressLineNumbers w:val="0"/>
        <w:spacing w:before="0" w:beforeAutospacing="1" w:after="156" w:afterAutospacing="0"/>
        <w:ind w:right="0" w:rightChars="0"/>
        <w:jc w:val="left"/>
        <w:rPr>
          <w:rFonts w:hint="eastAsia" w:cs="宋体"/>
          <w:i w:val="0"/>
          <w:iCs w:val="0"/>
          <w:caps w:val="0"/>
          <w:color w:val="auto"/>
          <w:spacing w:val="0"/>
          <w:kern w:val="2"/>
          <w:sz w:val="21"/>
          <w:szCs w:val="21"/>
          <w:lang w:val="en-US" w:eastAsia="zh-CN" w:bidi="ar"/>
        </w:rPr>
      </w:pPr>
      <w:r>
        <w:rPr>
          <w:rFonts w:hint="eastAsia" w:cs="宋体"/>
          <w:i w:val="0"/>
          <w:iCs w:val="0"/>
          <w:caps w:val="0"/>
          <w:color w:val="auto"/>
          <w:spacing w:val="0"/>
          <w:kern w:val="2"/>
          <w:sz w:val="21"/>
          <w:szCs w:val="21"/>
          <w:lang w:val="en-US" w:eastAsia="zh-CN" w:bidi="ar"/>
        </w:rPr>
        <w:t>选择数据，点击【取消勾选】按钮，需校验是否有勾选数据，且勾选数据字段‘是否勾选’为‘勾选’状态，提示‘是否确认取消勾选’，【确认】，推送数据至接口，并反馈取消结果，【取消】则返回界面；</w:t>
      </w:r>
    </w:p>
    <w:p>
      <w:pPr>
        <w:pStyle w:val="26"/>
        <w:keepNext w:val="0"/>
        <w:keepLines w:val="0"/>
        <w:widowControl/>
        <w:numPr>
          <w:ilvl w:val="0"/>
          <w:numId w:val="13"/>
        </w:numPr>
        <w:suppressLineNumbers w:val="0"/>
        <w:spacing w:before="0" w:beforeAutospacing="1" w:after="156" w:afterAutospacing="0"/>
        <w:ind w:left="0" w:right="0" w:firstLine="0"/>
        <w:jc w:val="left"/>
        <w:rPr>
          <w:rFonts w:hint="eastAsia" w:cs="宋体"/>
          <w:b/>
          <w:bCs/>
          <w:i w:val="0"/>
          <w:iCs w:val="0"/>
          <w:caps w:val="0"/>
          <w:color w:val="000000"/>
          <w:spacing w:val="0"/>
          <w:kern w:val="2"/>
          <w:sz w:val="21"/>
          <w:szCs w:val="21"/>
          <w:lang w:val="en-US" w:eastAsia="zh-CN" w:bidi="ar"/>
        </w:rPr>
      </w:pPr>
      <w:r>
        <w:rPr>
          <w:rFonts w:hint="eastAsia" w:cs="宋体"/>
          <w:b/>
          <w:bCs/>
          <w:i w:val="0"/>
          <w:iCs w:val="0"/>
          <w:caps w:val="0"/>
          <w:color w:val="000000"/>
          <w:spacing w:val="0"/>
          <w:kern w:val="2"/>
          <w:sz w:val="21"/>
          <w:szCs w:val="21"/>
          <w:lang w:val="en-US" w:eastAsia="zh-CN" w:bidi="ar"/>
        </w:rPr>
        <w:t>【操作说明】：【联查凭证】</w:t>
      </w:r>
    </w:p>
    <w:p>
      <w:pPr>
        <w:pStyle w:val="26"/>
        <w:keepNext w:val="0"/>
        <w:keepLines w:val="0"/>
        <w:widowControl/>
        <w:numPr>
          <w:ilvl w:val="0"/>
          <w:numId w:val="0"/>
        </w:numPr>
        <w:suppressLineNumbers w:val="0"/>
        <w:spacing w:before="0" w:beforeAutospacing="1" w:after="156" w:afterAutospacing="0"/>
        <w:ind w:right="0" w:rightChars="0"/>
        <w:jc w:val="left"/>
        <w:rPr>
          <w:rFonts w:hint="eastAsia" w:cs="宋体"/>
          <w:b w:val="0"/>
          <w:bCs w:val="0"/>
          <w:i w:val="0"/>
          <w:iCs w:val="0"/>
          <w:caps w:val="0"/>
          <w:color w:val="000000"/>
          <w:spacing w:val="0"/>
          <w:kern w:val="2"/>
          <w:sz w:val="21"/>
          <w:szCs w:val="21"/>
          <w:lang w:val="en-US" w:eastAsia="zh-CN" w:bidi="ar"/>
        </w:rPr>
      </w:pPr>
      <w:r>
        <w:rPr>
          <w:rFonts w:hint="eastAsia" w:cs="宋体"/>
          <w:b w:val="0"/>
          <w:bCs w:val="0"/>
          <w:i w:val="0"/>
          <w:iCs w:val="0"/>
          <w:caps w:val="0"/>
          <w:color w:val="000000"/>
          <w:spacing w:val="0"/>
          <w:kern w:val="2"/>
          <w:sz w:val="21"/>
          <w:szCs w:val="21"/>
          <w:lang w:val="en-US" w:eastAsia="zh-CN" w:bidi="ar"/>
        </w:rPr>
        <w:t>a</w:t>
      </w:r>
      <w:r>
        <w:rPr>
          <w:rFonts w:hint="eastAsia" w:cs="宋体"/>
          <w:i w:val="0"/>
          <w:iCs w:val="0"/>
          <w:caps w:val="0"/>
          <w:color w:val="000000"/>
          <w:spacing w:val="0"/>
          <w:kern w:val="2"/>
          <w:sz w:val="21"/>
          <w:szCs w:val="21"/>
          <w:highlight w:val="none"/>
          <w:lang w:val="en-US" w:eastAsia="zh-CN" w:bidi="ar"/>
        </w:rPr>
        <w:t>.</w:t>
      </w:r>
      <w:r>
        <w:rPr>
          <w:rFonts w:hint="eastAsia" w:cs="宋体"/>
          <w:b w:val="0"/>
          <w:bCs w:val="0"/>
          <w:i w:val="0"/>
          <w:iCs w:val="0"/>
          <w:caps w:val="0"/>
          <w:color w:val="000000"/>
          <w:spacing w:val="0"/>
          <w:kern w:val="2"/>
          <w:sz w:val="21"/>
          <w:szCs w:val="21"/>
          <w:lang w:val="en-US" w:eastAsia="zh-CN" w:bidi="ar"/>
        </w:rPr>
        <w:t>勾选数据，点击【联查凭证】，联查只允许选择一条凭证，多选择提示，请选择一条数据；</w:t>
      </w:r>
    </w:p>
    <w:p>
      <w:pPr>
        <w:pStyle w:val="26"/>
        <w:keepNext w:val="0"/>
        <w:keepLines w:val="0"/>
        <w:widowControl/>
        <w:numPr>
          <w:ilvl w:val="0"/>
          <w:numId w:val="0"/>
        </w:numPr>
        <w:suppressLineNumbers w:val="0"/>
        <w:spacing w:before="0" w:beforeAutospacing="1" w:after="156" w:afterAutospacing="0"/>
        <w:ind w:right="0" w:rightChars="0"/>
        <w:jc w:val="left"/>
        <w:rPr>
          <w:rFonts w:hint="default" w:cs="宋体"/>
          <w:b w:val="0"/>
          <w:bCs w:val="0"/>
          <w:i w:val="0"/>
          <w:iCs w:val="0"/>
          <w:caps w:val="0"/>
          <w:color w:val="000000"/>
          <w:spacing w:val="0"/>
          <w:kern w:val="2"/>
          <w:sz w:val="21"/>
          <w:szCs w:val="21"/>
          <w:lang w:val="en-US" w:eastAsia="zh-CN" w:bidi="ar"/>
        </w:rPr>
      </w:pPr>
      <w:r>
        <w:rPr>
          <w:rFonts w:hint="eastAsia" w:cs="宋体"/>
          <w:b w:val="0"/>
          <w:bCs w:val="0"/>
          <w:i w:val="0"/>
          <w:iCs w:val="0"/>
          <w:caps w:val="0"/>
          <w:color w:val="000000"/>
          <w:spacing w:val="0"/>
          <w:kern w:val="2"/>
          <w:sz w:val="21"/>
          <w:szCs w:val="21"/>
          <w:lang w:val="en-US" w:eastAsia="zh-CN" w:bidi="ar"/>
        </w:rPr>
        <w:t>b</w:t>
      </w:r>
      <w:r>
        <w:rPr>
          <w:rFonts w:hint="eastAsia" w:cs="宋体"/>
          <w:i w:val="0"/>
          <w:iCs w:val="0"/>
          <w:caps w:val="0"/>
          <w:color w:val="000000"/>
          <w:spacing w:val="0"/>
          <w:kern w:val="2"/>
          <w:sz w:val="21"/>
          <w:szCs w:val="21"/>
          <w:highlight w:val="none"/>
          <w:lang w:val="en-US" w:eastAsia="zh-CN" w:bidi="ar"/>
        </w:rPr>
        <w:t>.</w:t>
      </w:r>
      <w:r>
        <w:rPr>
          <w:rFonts w:hint="eastAsia" w:cs="宋体"/>
          <w:b w:val="0"/>
          <w:bCs w:val="0"/>
          <w:i w:val="0"/>
          <w:iCs w:val="0"/>
          <w:caps w:val="0"/>
          <w:color w:val="000000"/>
          <w:spacing w:val="0"/>
          <w:kern w:val="2"/>
          <w:sz w:val="21"/>
          <w:szCs w:val="21"/>
          <w:lang w:val="en-US" w:eastAsia="zh-CN" w:bidi="ar"/>
        </w:rPr>
        <w:t>选择一条数据后，界面跳转至凭证制单界面；</w:t>
      </w:r>
    </w:p>
    <w:p>
      <w:pPr>
        <w:pStyle w:val="26"/>
        <w:keepNext w:val="0"/>
        <w:keepLines w:val="0"/>
        <w:widowControl/>
        <w:numPr>
          <w:ilvl w:val="0"/>
          <w:numId w:val="13"/>
        </w:numPr>
        <w:suppressLineNumbers w:val="0"/>
        <w:spacing w:before="0" w:beforeAutospacing="1" w:after="156" w:afterAutospacing="0"/>
        <w:ind w:left="0" w:right="0" w:firstLine="0"/>
        <w:jc w:val="left"/>
        <w:rPr>
          <w:rFonts w:hint="eastAsia" w:cs="宋体"/>
          <w:b/>
          <w:bCs/>
          <w:i w:val="0"/>
          <w:iCs w:val="0"/>
          <w:caps w:val="0"/>
          <w:color w:val="000000"/>
          <w:spacing w:val="0"/>
          <w:kern w:val="2"/>
          <w:sz w:val="21"/>
          <w:szCs w:val="21"/>
          <w:lang w:val="en-US" w:eastAsia="zh-CN" w:bidi="ar"/>
        </w:rPr>
      </w:pPr>
      <w:r>
        <w:rPr>
          <w:rFonts w:hint="eastAsia" w:cs="宋体"/>
          <w:b/>
          <w:bCs/>
          <w:i w:val="0"/>
          <w:iCs w:val="0"/>
          <w:caps w:val="0"/>
          <w:color w:val="000000"/>
          <w:spacing w:val="0"/>
          <w:kern w:val="2"/>
          <w:sz w:val="21"/>
          <w:szCs w:val="21"/>
          <w:lang w:val="en-US" w:eastAsia="zh-CN" w:bidi="ar"/>
        </w:rPr>
        <w:t>【操作说明】：【查询】</w:t>
      </w:r>
    </w:p>
    <w:p>
      <w:pPr>
        <w:pStyle w:val="26"/>
        <w:keepNext w:val="0"/>
        <w:keepLines w:val="0"/>
        <w:widowControl/>
        <w:numPr>
          <w:ilvl w:val="0"/>
          <w:numId w:val="0"/>
        </w:numPr>
        <w:suppressLineNumbers w:val="0"/>
        <w:spacing w:before="0" w:beforeAutospacing="1" w:after="156" w:afterAutospacing="0"/>
        <w:ind w:leftChars="0" w:right="0" w:rightChars="0" w:firstLine="420"/>
        <w:jc w:val="left"/>
        <w:rPr>
          <w:rFonts w:hint="default" w:cs="宋体"/>
          <w:i w:val="0"/>
          <w:iCs w:val="0"/>
          <w:caps w:val="0"/>
          <w:color w:val="auto"/>
          <w:spacing w:val="0"/>
          <w:kern w:val="2"/>
          <w:sz w:val="21"/>
          <w:szCs w:val="21"/>
          <w:lang w:val="en-US" w:eastAsia="zh-CN" w:bidi="ar"/>
        </w:rPr>
      </w:pPr>
      <w:r>
        <w:rPr>
          <w:rFonts w:hint="eastAsia" w:cs="宋体"/>
          <w:i w:val="0"/>
          <w:iCs w:val="0"/>
          <w:caps w:val="0"/>
          <w:color w:val="auto"/>
          <w:spacing w:val="0"/>
          <w:kern w:val="2"/>
          <w:sz w:val="21"/>
          <w:szCs w:val="21"/>
          <w:lang w:val="en-US" w:eastAsia="zh-CN" w:bidi="ar"/>
        </w:rPr>
        <w:t>点击【查询】，弹出查询条件框，内容：开票日期起日-止日、发票代码、发票号码、销售方税号、销售方名称、发票类型、发票状态、勾选人、勾选状态、发票金额、凭证日期起日-止日，会计科目</w:t>
      </w:r>
      <w:r>
        <w:rPr>
          <w:rFonts w:hint="eastAsia" w:ascii="宋体" w:hAnsi="宋体" w:eastAsia="宋体" w:cs="宋体"/>
          <w:i w:val="0"/>
          <w:iCs w:val="0"/>
          <w:caps w:val="0"/>
          <w:color w:val="auto"/>
          <w:spacing w:val="0"/>
          <w:kern w:val="2"/>
          <w:sz w:val="21"/>
          <w:szCs w:val="21"/>
          <w:lang w:val="en-US" w:eastAsia="zh" w:bidi="ar"/>
        </w:rPr>
        <w:t>（</w:t>
      </w:r>
      <w:r>
        <w:rPr>
          <w:rFonts w:hint="eastAsia" w:ascii="宋体" w:hAnsi="宋体" w:eastAsia="宋体" w:cs="宋体"/>
          <w:i w:val="0"/>
          <w:iCs w:val="0"/>
          <w:caps w:val="0"/>
          <w:color w:val="auto"/>
          <w:spacing w:val="0"/>
          <w:kern w:val="2"/>
          <w:sz w:val="21"/>
          <w:szCs w:val="21"/>
          <w:lang w:val="en-US" w:eastAsia="zh-CN" w:bidi="ar"/>
        </w:rPr>
        <w:t>22212003</w:t>
      </w:r>
      <w:r>
        <w:rPr>
          <w:rFonts w:hint="eastAsia" w:ascii="宋体" w:hAnsi="宋体" w:eastAsia="宋体" w:cs="宋体"/>
          <w:i w:val="0"/>
          <w:iCs w:val="0"/>
          <w:caps w:val="0"/>
          <w:color w:val="auto"/>
          <w:spacing w:val="0"/>
          <w:kern w:val="2"/>
          <w:sz w:val="21"/>
          <w:szCs w:val="21"/>
          <w:lang w:val="en-US" w:eastAsia="zh" w:bidi="ar"/>
        </w:rPr>
        <w:t>及下级科目）</w:t>
      </w:r>
      <w:r>
        <w:rPr>
          <w:rFonts w:hint="eastAsia" w:cs="宋体"/>
          <w:i w:val="0"/>
          <w:iCs w:val="0"/>
          <w:caps w:val="0"/>
          <w:color w:val="auto"/>
          <w:spacing w:val="0"/>
          <w:kern w:val="2"/>
          <w:sz w:val="21"/>
          <w:szCs w:val="21"/>
          <w:lang w:val="en-US" w:eastAsia="zh-CN" w:bidi="ar"/>
        </w:rPr>
        <w:t>；</w:t>
      </w:r>
    </w:p>
    <w:p>
      <w:pPr>
        <w:pStyle w:val="26"/>
        <w:keepNext w:val="0"/>
        <w:keepLines w:val="0"/>
        <w:widowControl/>
        <w:numPr>
          <w:ilvl w:val="0"/>
          <w:numId w:val="0"/>
        </w:numPr>
        <w:suppressLineNumbers w:val="0"/>
        <w:spacing w:before="0" w:beforeAutospacing="1" w:after="156" w:afterAutospacing="0"/>
        <w:ind w:leftChars="0" w:right="0" w:rightChars="0"/>
        <w:jc w:val="center"/>
        <w:rPr>
          <w:rFonts w:hint="eastAsia" w:cs="宋体"/>
          <w:b/>
          <w:bCs/>
          <w:i w:val="0"/>
          <w:iCs w:val="0"/>
          <w:caps w:val="0"/>
          <w:color w:val="000000"/>
          <w:spacing w:val="0"/>
          <w:kern w:val="2"/>
          <w:sz w:val="21"/>
          <w:szCs w:val="21"/>
          <w:lang w:val="en-US" w:eastAsia="zh-CN" w:bidi="ar"/>
        </w:rPr>
      </w:pPr>
      <w:r>
        <w:drawing>
          <wp:inline distT="0" distB="0" distL="114300" distR="114300">
            <wp:extent cx="3302635" cy="2362835"/>
            <wp:effectExtent l="0" t="0" r="24765" b="2476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9"/>
                    <a:stretch>
                      <a:fillRect/>
                    </a:stretch>
                  </pic:blipFill>
                  <pic:spPr>
                    <a:xfrm>
                      <a:off x="0" y="0"/>
                      <a:ext cx="3302635" cy="2362835"/>
                    </a:xfrm>
                    <a:prstGeom prst="rect">
                      <a:avLst/>
                    </a:prstGeom>
                    <a:noFill/>
                    <a:ln>
                      <a:noFill/>
                    </a:ln>
                  </pic:spPr>
                </pic:pic>
              </a:graphicData>
            </a:graphic>
          </wp:inline>
        </w:drawing>
      </w:r>
    </w:p>
    <w:p>
      <w:pPr>
        <w:pStyle w:val="26"/>
        <w:keepNext w:val="0"/>
        <w:keepLines w:val="0"/>
        <w:widowControl/>
        <w:numPr>
          <w:ilvl w:val="0"/>
          <w:numId w:val="0"/>
        </w:numPr>
        <w:suppressLineNumbers w:val="0"/>
        <w:spacing w:before="0" w:beforeAutospacing="1" w:after="156" w:afterAutospacing="0"/>
        <w:ind w:right="0" w:rightChars="0"/>
        <w:jc w:val="left"/>
        <w:rPr>
          <w:rFonts w:hint="default" w:ascii="宋体" w:hAnsi="宋体" w:eastAsia="宋体" w:cs="宋体"/>
          <w:b/>
          <w:bCs/>
          <w:kern w:val="2"/>
          <w:sz w:val="21"/>
          <w:szCs w:val="21"/>
          <w:lang w:val="en-US"/>
        </w:rPr>
      </w:pPr>
      <w:r>
        <w:rPr>
          <w:rFonts w:hint="default" w:ascii="Wingdings" w:hAnsi="Wingdings" w:eastAsia="宋体" w:cs="Arial"/>
          <w:b/>
          <w:bCs w:val="0"/>
          <w:kern w:val="0"/>
          <w:sz w:val="21"/>
          <w:szCs w:val="21"/>
          <w:lang w:val="en-US" w:eastAsia="zh-CN" w:bidi="ar"/>
        </w:rPr>
        <w:t xml:space="preserve">Ø </w:t>
      </w:r>
      <w:r>
        <w:rPr>
          <w:rFonts w:hint="eastAsia" w:ascii="Wingdings" w:hAnsi="Wingdings" w:cs="Arial"/>
          <w:b/>
          <w:bCs w:val="0"/>
          <w:kern w:val="0"/>
          <w:sz w:val="21"/>
          <w:szCs w:val="21"/>
          <w:lang w:val="en-US" w:eastAsia="zh-CN" w:bidi="ar"/>
        </w:rPr>
        <w:t>进项发票台账管理字段</w:t>
      </w:r>
    </w:p>
    <w:tbl>
      <w:tblPr>
        <w:tblStyle w:val="29"/>
        <w:tblW w:w="4998" w:type="pct"/>
        <w:tblInd w:w="0" w:type="dxa"/>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auto"/>
        <w:tblLayout w:type="autofit"/>
        <w:tblCellMar>
          <w:top w:w="15" w:type="dxa"/>
          <w:left w:w="15" w:type="dxa"/>
          <w:bottom w:w="15" w:type="dxa"/>
          <w:right w:w="15" w:type="dxa"/>
        </w:tblCellMar>
      </w:tblPr>
      <w:tblGrid>
        <w:gridCol w:w="1198"/>
        <w:gridCol w:w="1176"/>
        <w:gridCol w:w="985"/>
        <w:gridCol w:w="711"/>
        <w:gridCol w:w="784"/>
        <w:gridCol w:w="784"/>
        <w:gridCol w:w="2881"/>
      </w:tblGrid>
      <w:tr>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auto"/>
          <w:tblCellMar>
            <w:top w:w="15" w:type="dxa"/>
            <w:left w:w="15" w:type="dxa"/>
            <w:bottom w:w="15" w:type="dxa"/>
            <w:right w:w="15" w:type="dxa"/>
          </w:tblCellMar>
        </w:tblPrEx>
        <w:trPr>
          <w:trHeight w:val="606" w:hRule="atLeast"/>
        </w:trPr>
        <w:tc>
          <w:tcPr>
            <w:tcW w:w="703" w:type="pct"/>
            <w:tcBorders>
              <w:top w:val="single" w:color="auto" w:sz="8" w:space="0"/>
              <w:left w:val="single" w:color="auto" w:sz="8" w:space="0"/>
              <w:bottom w:val="single" w:color="auto" w:sz="8" w:space="0"/>
              <w:right w:val="single" w:color="auto" w:sz="8" w:space="0"/>
            </w:tcBorders>
            <w:shd w:val="clear" w:color="auto" w:fill="DEEAF6"/>
            <w:tcMar>
              <w:top w:w="0" w:type="dxa"/>
              <w:left w:w="108" w:type="dxa"/>
              <w:bottom w:w="0" w:type="dxa"/>
              <w:right w:w="108" w:type="dxa"/>
            </w:tcMar>
            <w:vAlign w:val="center"/>
          </w:tcPr>
          <w:p>
            <w:pPr>
              <w:keepNext w:val="0"/>
              <w:keepLines w:val="0"/>
              <w:widowControl/>
              <w:suppressLineNumbers w:val="0"/>
              <w:spacing w:before="0" w:beforeAutospacing="0" w:after="0" w:afterAutospacing="0"/>
              <w:ind w:left="0" w:right="0"/>
              <w:jc w:val="both"/>
              <w:textAlignment w:val="center"/>
              <w:rPr>
                <w:rFonts w:hint="eastAsia" w:ascii="宋体" w:hAnsi="宋体" w:eastAsia="宋体" w:cs="宋体"/>
                <w:b/>
                <w:bCs/>
                <w:i w:val="0"/>
                <w:iCs w:val="0"/>
                <w:caps w:val="0"/>
                <w:color w:val="000000"/>
                <w:spacing w:val="0"/>
                <w:kern w:val="2"/>
                <w:sz w:val="18"/>
                <w:szCs w:val="18"/>
                <w:woUserID w:val="2"/>
              </w:rPr>
            </w:pPr>
            <w:r>
              <w:rPr>
                <w:rFonts w:hint="eastAsia" w:ascii="宋体" w:hAnsi="宋体" w:eastAsia="宋体" w:cs="宋体"/>
                <w:b/>
                <w:bCs/>
                <w:i w:val="0"/>
                <w:iCs w:val="0"/>
                <w:color w:val="000000"/>
                <w:kern w:val="0"/>
                <w:sz w:val="18"/>
                <w:szCs w:val="18"/>
                <w:u w:val="none"/>
                <w:lang w:val="en-US" w:eastAsia="zh-CN" w:bidi="ar"/>
                <w:woUserID w:val="2"/>
              </w:rPr>
              <w:t>字段名称</w:t>
            </w:r>
          </w:p>
        </w:tc>
        <w:tc>
          <w:tcPr>
            <w:tcW w:w="690" w:type="pct"/>
            <w:tcBorders>
              <w:top w:val="single" w:color="auto" w:sz="8" w:space="0"/>
              <w:left w:val="nil"/>
              <w:bottom w:val="single" w:color="auto" w:sz="8" w:space="0"/>
              <w:right w:val="single" w:color="auto" w:sz="8" w:space="0"/>
            </w:tcBorders>
            <w:shd w:val="clear" w:color="auto" w:fill="DEEAF6"/>
            <w:tcMar>
              <w:top w:w="0" w:type="dxa"/>
              <w:left w:w="108" w:type="dxa"/>
              <w:bottom w:w="0" w:type="dxa"/>
              <w:right w:w="108" w:type="dxa"/>
            </w:tcMar>
            <w:vAlign w:val="center"/>
          </w:tcPr>
          <w:p>
            <w:pPr>
              <w:keepNext w:val="0"/>
              <w:keepLines w:val="0"/>
              <w:widowControl/>
              <w:suppressLineNumbers w:val="0"/>
              <w:spacing w:before="0" w:beforeAutospacing="0" w:after="0" w:afterAutospacing="0"/>
              <w:ind w:left="0" w:right="0"/>
              <w:jc w:val="both"/>
              <w:textAlignment w:val="center"/>
              <w:rPr>
                <w:rFonts w:hint="eastAsia" w:ascii="宋体" w:hAnsi="宋体" w:eastAsia="宋体" w:cs="宋体"/>
                <w:b/>
                <w:bCs/>
                <w:i w:val="0"/>
                <w:iCs w:val="0"/>
                <w:caps w:val="0"/>
                <w:color w:val="000000"/>
                <w:spacing w:val="0"/>
                <w:kern w:val="2"/>
                <w:sz w:val="18"/>
                <w:szCs w:val="18"/>
                <w:woUserID w:val="2"/>
              </w:rPr>
            </w:pPr>
            <w:r>
              <w:rPr>
                <w:rFonts w:hint="eastAsia" w:ascii="宋体" w:hAnsi="宋体" w:eastAsia="宋体" w:cs="宋体"/>
                <w:b/>
                <w:bCs/>
                <w:i w:val="0"/>
                <w:iCs w:val="0"/>
                <w:color w:val="000000"/>
                <w:kern w:val="0"/>
                <w:sz w:val="18"/>
                <w:szCs w:val="18"/>
                <w:u w:val="none"/>
                <w:lang w:val="en-US" w:eastAsia="zh-CN" w:bidi="ar"/>
                <w:woUserID w:val="2"/>
              </w:rPr>
              <w:t>中文名称</w:t>
            </w:r>
          </w:p>
        </w:tc>
        <w:tc>
          <w:tcPr>
            <w:tcW w:w="578" w:type="pct"/>
            <w:tcBorders>
              <w:top w:val="single" w:color="auto" w:sz="8" w:space="0"/>
              <w:left w:val="nil"/>
              <w:bottom w:val="single" w:color="auto" w:sz="8" w:space="0"/>
              <w:right w:val="single" w:color="auto" w:sz="8" w:space="0"/>
            </w:tcBorders>
            <w:shd w:val="clear" w:color="auto" w:fill="DEEAF6"/>
            <w:tcMar>
              <w:top w:w="0" w:type="dxa"/>
              <w:left w:w="108" w:type="dxa"/>
              <w:bottom w:w="0" w:type="dxa"/>
              <w:right w:w="108" w:type="dxa"/>
            </w:tcMar>
            <w:vAlign w:val="center"/>
          </w:tcPr>
          <w:p>
            <w:pPr>
              <w:keepNext w:val="0"/>
              <w:keepLines w:val="0"/>
              <w:widowControl/>
              <w:suppressLineNumbers w:val="0"/>
              <w:spacing w:before="0" w:beforeAutospacing="0" w:after="0" w:afterAutospacing="0"/>
              <w:ind w:left="0" w:right="0"/>
              <w:jc w:val="both"/>
              <w:textAlignment w:val="center"/>
              <w:rPr>
                <w:rFonts w:hint="eastAsia" w:ascii="宋体" w:hAnsi="宋体" w:eastAsia="宋体" w:cs="宋体"/>
                <w:b/>
                <w:bCs/>
                <w:i w:val="0"/>
                <w:iCs w:val="0"/>
                <w:caps w:val="0"/>
                <w:color w:val="000000"/>
                <w:spacing w:val="0"/>
                <w:kern w:val="2"/>
                <w:sz w:val="18"/>
                <w:szCs w:val="18"/>
                <w:woUserID w:val="2"/>
              </w:rPr>
            </w:pPr>
            <w:r>
              <w:rPr>
                <w:rFonts w:hint="eastAsia" w:ascii="宋体" w:hAnsi="宋体" w:eastAsia="宋体" w:cs="宋体"/>
                <w:b/>
                <w:bCs/>
                <w:i w:val="0"/>
                <w:iCs w:val="0"/>
                <w:color w:val="000000"/>
                <w:kern w:val="0"/>
                <w:sz w:val="18"/>
                <w:szCs w:val="18"/>
                <w:u w:val="none"/>
                <w:lang w:val="en-US" w:eastAsia="zh-CN" w:bidi="ar"/>
                <w:woUserID w:val="2"/>
              </w:rPr>
              <w:t>数据类型</w:t>
            </w:r>
          </w:p>
        </w:tc>
        <w:tc>
          <w:tcPr>
            <w:tcW w:w="417" w:type="pct"/>
            <w:tcBorders>
              <w:top w:val="single" w:color="auto" w:sz="8" w:space="0"/>
              <w:left w:val="nil"/>
              <w:bottom w:val="single" w:color="auto" w:sz="8" w:space="0"/>
              <w:right w:val="single" w:color="auto" w:sz="8" w:space="0"/>
            </w:tcBorders>
            <w:shd w:val="clear" w:color="auto" w:fill="DEEAF6"/>
            <w:tcMar>
              <w:top w:w="0" w:type="dxa"/>
              <w:left w:w="108" w:type="dxa"/>
              <w:bottom w:w="0" w:type="dxa"/>
              <w:right w:w="108" w:type="dxa"/>
            </w:tcMar>
            <w:vAlign w:val="center"/>
          </w:tcPr>
          <w:p>
            <w:pPr>
              <w:keepNext w:val="0"/>
              <w:keepLines w:val="0"/>
              <w:widowControl/>
              <w:suppressLineNumbers w:val="0"/>
              <w:spacing w:before="0" w:beforeAutospacing="0" w:after="0" w:afterAutospacing="0"/>
              <w:ind w:left="0" w:right="0"/>
              <w:jc w:val="both"/>
              <w:textAlignment w:val="center"/>
              <w:rPr>
                <w:rFonts w:hint="eastAsia" w:ascii="宋体" w:hAnsi="宋体" w:eastAsia="宋体" w:cs="宋体"/>
                <w:b/>
                <w:bCs/>
                <w:i w:val="0"/>
                <w:iCs w:val="0"/>
                <w:caps w:val="0"/>
                <w:color w:val="000000"/>
                <w:spacing w:val="0"/>
                <w:kern w:val="2"/>
                <w:sz w:val="18"/>
                <w:szCs w:val="18"/>
                <w:woUserID w:val="2"/>
              </w:rPr>
            </w:pPr>
            <w:r>
              <w:rPr>
                <w:rFonts w:hint="eastAsia" w:ascii="宋体" w:hAnsi="宋体" w:eastAsia="宋体" w:cs="宋体"/>
                <w:b/>
                <w:bCs/>
                <w:i w:val="0"/>
                <w:iCs w:val="0"/>
                <w:color w:val="000000"/>
                <w:kern w:val="0"/>
                <w:sz w:val="18"/>
                <w:szCs w:val="18"/>
                <w:u w:val="none"/>
                <w:lang w:val="en-US" w:eastAsia="zh-CN" w:bidi="ar"/>
                <w:woUserID w:val="2"/>
              </w:rPr>
              <w:t>长度</w:t>
            </w:r>
          </w:p>
        </w:tc>
        <w:tc>
          <w:tcPr>
            <w:tcW w:w="460" w:type="pct"/>
            <w:tcBorders>
              <w:top w:val="single" w:color="auto" w:sz="8" w:space="0"/>
              <w:left w:val="nil"/>
              <w:bottom w:val="single" w:color="auto" w:sz="8" w:space="0"/>
              <w:right w:val="single" w:color="auto" w:sz="8" w:space="0"/>
            </w:tcBorders>
            <w:shd w:val="clear" w:color="auto" w:fill="DEEAF6"/>
            <w:tcMar>
              <w:top w:w="0" w:type="dxa"/>
              <w:left w:w="108" w:type="dxa"/>
              <w:bottom w:w="0" w:type="dxa"/>
              <w:right w:w="108" w:type="dxa"/>
            </w:tcMar>
            <w:vAlign w:val="center"/>
          </w:tcPr>
          <w:p>
            <w:pPr>
              <w:keepNext w:val="0"/>
              <w:keepLines w:val="0"/>
              <w:widowControl/>
              <w:suppressLineNumbers w:val="0"/>
              <w:spacing w:before="0" w:beforeAutospacing="0" w:after="0" w:afterAutospacing="0"/>
              <w:ind w:left="0" w:right="0"/>
              <w:jc w:val="both"/>
              <w:textAlignment w:val="center"/>
              <w:rPr>
                <w:rFonts w:hint="eastAsia" w:ascii="宋体" w:hAnsi="宋体" w:eastAsia="宋体" w:cs="宋体"/>
                <w:b/>
                <w:bCs/>
                <w:i w:val="0"/>
                <w:iCs w:val="0"/>
                <w:caps w:val="0"/>
                <w:color w:val="000000"/>
                <w:spacing w:val="0"/>
                <w:kern w:val="2"/>
                <w:sz w:val="18"/>
                <w:szCs w:val="18"/>
                <w:woUserID w:val="2"/>
              </w:rPr>
            </w:pPr>
            <w:r>
              <w:rPr>
                <w:rFonts w:hint="eastAsia" w:ascii="宋体" w:hAnsi="宋体" w:eastAsia="宋体" w:cs="宋体"/>
                <w:b/>
                <w:bCs/>
                <w:i w:val="0"/>
                <w:iCs w:val="0"/>
                <w:color w:val="000000"/>
                <w:kern w:val="0"/>
                <w:sz w:val="18"/>
                <w:szCs w:val="18"/>
                <w:u w:val="none"/>
                <w:lang w:val="en-US" w:eastAsia="zh-CN" w:bidi="ar"/>
                <w:woUserID w:val="2"/>
              </w:rPr>
              <w:t>必输项</w:t>
            </w:r>
          </w:p>
        </w:tc>
        <w:tc>
          <w:tcPr>
            <w:tcW w:w="460" w:type="pct"/>
            <w:tcBorders>
              <w:top w:val="single" w:color="auto" w:sz="8" w:space="0"/>
              <w:left w:val="nil"/>
              <w:bottom w:val="single" w:color="auto" w:sz="8" w:space="0"/>
              <w:right w:val="single" w:color="auto" w:sz="8" w:space="0"/>
            </w:tcBorders>
            <w:shd w:val="clear" w:color="auto" w:fill="DEEAF6"/>
            <w:tcMar>
              <w:top w:w="0" w:type="dxa"/>
              <w:left w:w="108" w:type="dxa"/>
              <w:bottom w:w="0" w:type="dxa"/>
              <w:right w:w="108" w:type="dxa"/>
            </w:tcMar>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aps w:val="0"/>
                <w:color w:val="000000"/>
                <w:spacing w:val="0"/>
                <w:kern w:val="2"/>
                <w:sz w:val="18"/>
                <w:szCs w:val="18"/>
                <w:woUserID w:val="2"/>
              </w:rPr>
            </w:pPr>
            <w:r>
              <w:rPr>
                <w:rFonts w:hint="eastAsia" w:ascii="宋体" w:hAnsi="宋体" w:eastAsia="宋体" w:cs="宋体"/>
                <w:b/>
                <w:bCs/>
                <w:i w:val="0"/>
                <w:iCs w:val="0"/>
                <w:color w:val="000000"/>
                <w:kern w:val="0"/>
                <w:sz w:val="18"/>
                <w:szCs w:val="18"/>
                <w:u w:val="none"/>
                <w:lang w:val="en-US" w:eastAsia="zh-CN" w:bidi="ar"/>
                <w:woUserID w:val="2"/>
              </w:rPr>
              <w:t>可编辑</w:t>
            </w:r>
          </w:p>
        </w:tc>
        <w:tc>
          <w:tcPr>
            <w:tcW w:w="1690" w:type="pct"/>
            <w:tcBorders>
              <w:top w:val="single" w:color="auto" w:sz="8" w:space="0"/>
              <w:left w:val="nil"/>
              <w:bottom w:val="single" w:color="auto" w:sz="8" w:space="0"/>
              <w:right w:val="single" w:color="auto" w:sz="8" w:space="0"/>
            </w:tcBorders>
            <w:shd w:val="clear" w:color="auto" w:fill="DEEAF6"/>
            <w:tcMar>
              <w:top w:w="0" w:type="dxa"/>
              <w:left w:w="108" w:type="dxa"/>
              <w:bottom w:w="0" w:type="dxa"/>
              <w:right w:w="108" w:type="dxa"/>
            </w:tcMar>
            <w:vAlign w:val="center"/>
          </w:tcPr>
          <w:p>
            <w:pPr>
              <w:keepNext w:val="0"/>
              <w:keepLines w:val="0"/>
              <w:widowControl/>
              <w:suppressLineNumbers w:val="0"/>
              <w:spacing w:before="0" w:beforeAutospacing="0" w:after="0" w:afterAutospacing="0"/>
              <w:ind w:left="0" w:right="0"/>
              <w:jc w:val="both"/>
              <w:textAlignment w:val="center"/>
              <w:rPr>
                <w:rFonts w:hint="eastAsia" w:ascii="宋体" w:hAnsi="宋体" w:eastAsia="宋体" w:cs="宋体"/>
                <w:b/>
                <w:bCs/>
                <w:i w:val="0"/>
                <w:iCs w:val="0"/>
                <w:caps w:val="0"/>
                <w:color w:val="000000"/>
                <w:spacing w:val="0"/>
                <w:kern w:val="2"/>
                <w:sz w:val="18"/>
                <w:szCs w:val="18"/>
                <w:woUserID w:val="2"/>
              </w:rPr>
            </w:pPr>
            <w:r>
              <w:rPr>
                <w:rFonts w:hint="eastAsia" w:ascii="宋体" w:hAnsi="宋体" w:eastAsia="宋体" w:cs="宋体"/>
                <w:b/>
                <w:bCs/>
                <w:i w:val="0"/>
                <w:iCs w:val="0"/>
                <w:color w:val="000000"/>
                <w:kern w:val="0"/>
                <w:sz w:val="18"/>
                <w:szCs w:val="18"/>
                <w:u w:val="none"/>
                <w:lang w:val="en-US" w:eastAsia="zh-CN" w:bidi="ar"/>
                <w:woUserID w:val="2"/>
              </w:rPr>
              <w:t>数据来源&amp;规则</w:t>
            </w:r>
          </w:p>
        </w:tc>
      </w:tr>
      <w:tr>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auto"/>
          <w:tblCellMar>
            <w:top w:w="15" w:type="dxa"/>
            <w:left w:w="15" w:type="dxa"/>
            <w:bottom w:w="15" w:type="dxa"/>
            <w:right w:w="15" w:type="dxa"/>
          </w:tblCellMar>
        </w:tblPrEx>
        <w:tc>
          <w:tcPr>
            <w:tcW w:w="703"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aps w:val="0"/>
                <w:color w:val="000000"/>
                <w:spacing w:val="0"/>
                <w:kern w:val="2"/>
                <w:sz w:val="44"/>
                <w:szCs w:val="44"/>
                <w:highlight w:val="yellow"/>
                <w:woUserID w:val="2"/>
              </w:rPr>
            </w:pPr>
            <w:r>
              <w:rPr>
                <w:rFonts w:hint="eastAsia" w:ascii="宋体" w:hAnsi="宋体" w:eastAsia="宋体" w:cs="宋体"/>
                <w:i w:val="0"/>
                <w:iCs w:val="0"/>
                <w:color w:val="000000"/>
                <w:kern w:val="0"/>
                <w:sz w:val="18"/>
                <w:szCs w:val="18"/>
                <w:u w:val="none"/>
                <w:lang w:val="en-US" w:eastAsia="zh-CN" w:bidi="ar"/>
                <w:woUserID w:val="2"/>
              </w:rPr>
              <w:t>fpdm</w:t>
            </w:r>
          </w:p>
        </w:tc>
        <w:tc>
          <w:tcPr>
            <w:tcW w:w="690"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top"/>
          </w:tcPr>
          <w:p>
            <w:pPr>
              <w:keepNext w:val="0"/>
              <w:keepLines w:val="0"/>
              <w:widowControl/>
              <w:suppressLineNumbers w:val="0"/>
              <w:spacing w:before="0" w:beforeAutospacing="0" w:after="0" w:afterAutospacing="0"/>
              <w:ind w:left="0" w:right="0"/>
              <w:jc w:val="both"/>
              <w:textAlignment w:val="top"/>
              <w:rPr>
                <w:rFonts w:hint="default" w:ascii="宋体" w:hAnsi="宋体" w:eastAsia="宋体" w:cs="宋体"/>
                <w:i w:val="0"/>
                <w:iCs w:val="0"/>
                <w:caps w:val="0"/>
                <w:color w:val="000000"/>
                <w:spacing w:val="0"/>
                <w:kern w:val="2"/>
                <w:sz w:val="18"/>
                <w:szCs w:val="18"/>
                <w:highlight w:val="none"/>
                <w:lang w:val="en-US" w:eastAsia="zh-CN"/>
                <w:woUserID w:val="2"/>
              </w:rPr>
            </w:pPr>
            <w:r>
              <w:rPr>
                <w:rFonts w:hint="eastAsia" w:ascii="宋体" w:hAnsi="宋体" w:eastAsia="宋体" w:cs="宋体"/>
                <w:i w:val="0"/>
                <w:iCs w:val="0"/>
                <w:color w:val="000000"/>
                <w:kern w:val="0"/>
                <w:sz w:val="18"/>
                <w:szCs w:val="18"/>
                <w:u w:val="none"/>
                <w:lang w:val="en-US" w:eastAsia="zh-CN" w:bidi="ar"/>
                <w:woUserID w:val="2"/>
              </w:rPr>
              <w:t>发票代码</w:t>
            </w:r>
          </w:p>
        </w:tc>
        <w:tc>
          <w:tcPr>
            <w:tcW w:w="578"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aps w:val="0"/>
                <w:color w:val="000000"/>
                <w:spacing w:val="0"/>
                <w:kern w:val="2"/>
                <w:sz w:val="18"/>
                <w:szCs w:val="18"/>
                <w:highlight w:val="none"/>
                <w:woUserID w:val="2"/>
              </w:rPr>
            </w:pPr>
            <w:r>
              <w:rPr>
                <w:rFonts w:hint="eastAsia" w:ascii="宋体" w:hAnsi="宋体" w:eastAsia="宋体" w:cs="宋体"/>
                <w:i w:val="0"/>
                <w:iCs w:val="0"/>
                <w:color w:val="000000"/>
                <w:kern w:val="0"/>
                <w:sz w:val="18"/>
                <w:szCs w:val="18"/>
                <w:u w:val="none"/>
                <w:lang w:val="en-US" w:eastAsia="zh-CN" w:bidi="ar"/>
                <w:woUserID w:val="2"/>
              </w:rPr>
              <w:t>字符</w:t>
            </w:r>
          </w:p>
        </w:tc>
        <w:tc>
          <w:tcPr>
            <w:tcW w:w="417"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top"/>
          </w:tcPr>
          <w:p>
            <w:pPr>
              <w:keepNext w:val="0"/>
              <w:keepLines w:val="0"/>
              <w:suppressLineNumbers w:val="0"/>
              <w:spacing w:before="0" w:beforeAutospacing="0" w:after="0" w:afterAutospacing="0"/>
              <w:ind w:left="0" w:right="0"/>
              <w:jc w:val="both"/>
              <w:rPr>
                <w:rFonts w:hint="eastAsia" w:ascii="宋体" w:hAnsi="宋体" w:eastAsia="宋体" w:cs="宋体"/>
                <w:i w:val="0"/>
                <w:iCs w:val="0"/>
                <w:caps w:val="0"/>
                <w:color w:val="000000"/>
                <w:spacing w:val="0"/>
                <w:kern w:val="2"/>
                <w:sz w:val="18"/>
                <w:szCs w:val="18"/>
                <w:highlight w:val="none"/>
                <w:woUserID w:val="2"/>
              </w:rPr>
            </w:pPr>
          </w:p>
        </w:tc>
        <w:tc>
          <w:tcPr>
            <w:tcW w:w="460"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top"/>
          </w:tcPr>
          <w:p>
            <w:pPr>
              <w:keepNext w:val="0"/>
              <w:keepLines w:val="0"/>
              <w:suppressLineNumbers w:val="0"/>
              <w:spacing w:before="0" w:beforeAutospacing="0" w:after="0" w:afterAutospacing="0"/>
              <w:ind w:left="0" w:right="0"/>
              <w:jc w:val="both"/>
              <w:rPr>
                <w:rFonts w:hint="eastAsia" w:ascii="宋体" w:hAnsi="宋体" w:eastAsia="宋体" w:cs="宋体"/>
                <w:i w:val="0"/>
                <w:iCs w:val="0"/>
                <w:caps w:val="0"/>
                <w:color w:val="000000"/>
                <w:spacing w:val="0"/>
                <w:kern w:val="2"/>
                <w:sz w:val="18"/>
                <w:szCs w:val="18"/>
                <w:highlight w:val="none"/>
                <w:woUserID w:val="2"/>
              </w:rPr>
            </w:pPr>
          </w:p>
        </w:tc>
        <w:tc>
          <w:tcPr>
            <w:tcW w:w="460"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top"/>
          </w:tcPr>
          <w:p>
            <w:pPr>
              <w:keepNext w:val="0"/>
              <w:keepLines w:val="0"/>
              <w:widowControl/>
              <w:suppressLineNumbers w:val="0"/>
              <w:spacing w:before="0" w:beforeAutospacing="0" w:after="0" w:afterAutospacing="0"/>
              <w:ind w:left="0" w:right="0"/>
              <w:jc w:val="both"/>
              <w:textAlignment w:val="top"/>
              <w:rPr>
                <w:rFonts w:hint="default" w:ascii="宋体" w:hAnsi="宋体" w:eastAsia="宋体" w:cs="宋体"/>
                <w:i w:val="0"/>
                <w:iCs w:val="0"/>
                <w:caps w:val="0"/>
                <w:color w:val="000000"/>
                <w:spacing w:val="0"/>
                <w:kern w:val="2"/>
                <w:sz w:val="18"/>
                <w:szCs w:val="18"/>
                <w:highlight w:val="none"/>
                <w:lang w:val="en-US" w:eastAsia="zh-CN"/>
                <w:woUserID w:val="2"/>
              </w:rPr>
            </w:pPr>
            <w:r>
              <w:rPr>
                <w:rFonts w:hint="eastAsia" w:ascii="宋体" w:hAnsi="宋体" w:eastAsia="宋体" w:cs="宋体"/>
                <w:i w:val="0"/>
                <w:iCs w:val="0"/>
                <w:color w:val="000000"/>
                <w:kern w:val="0"/>
                <w:sz w:val="18"/>
                <w:szCs w:val="18"/>
                <w:u w:val="none"/>
                <w:lang w:val="en-US" w:eastAsia="zh-CN" w:bidi="ar"/>
                <w:woUserID w:val="2"/>
              </w:rPr>
              <w:t>否</w:t>
            </w:r>
          </w:p>
        </w:tc>
        <w:tc>
          <w:tcPr>
            <w:tcW w:w="1690"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top"/>
          </w:tcPr>
          <w:p>
            <w:pPr>
              <w:keepNext w:val="0"/>
              <w:keepLines w:val="0"/>
              <w:suppressLineNumbers w:val="0"/>
              <w:spacing w:before="0" w:beforeAutospacing="0" w:after="0" w:afterAutospacing="0"/>
              <w:ind w:left="0" w:right="0"/>
              <w:jc w:val="both"/>
              <w:rPr>
                <w:rFonts w:hint="eastAsia" w:ascii="宋体" w:hAnsi="宋体" w:eastAsia="宋体" w:cs="宋体"/>
                <w:i w:val="0"/>
                <w:iCs w:val="0"/>
                <w:caps w:val="0"/>
                <w:color w:val="000000"/>
                <w:spacing w:val="0"/>
                <w:kern w:val="2"/>
                <w:sz w:val="18"/>
                <w:szCs w:val="18"/>
                <w:highlight w:val="none"/>
                <w:woUserID w:val="2"/>
              </w:rPr>
            </w:pPr>
          </w:p>
        </w:tc>
      </w:tr>
      <w:tr>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auto"/>
          <w:tblCellMar>
            <w:top w:w="15" w:type="dxa"/>
            <w:left w:w="15" w:type="dxa"/>
            <w:bottom w:w="15" w:type="dxa"/>
            <w:right w:w="15" w:type="dxa"/>
          </w:tblCellMar>
        </w:tblPrEx>
        <w:tc>
          <w:tcPr>
            <w:tcW w:w="703"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aps w:val="0"/>
                <w:color w:val="000000"/>
                <w:spacing w:val="0"/>
                <w:kern w:val="2"/>
                <w:sz w:val="44"/>
                <w:szCs w:val="44"/>
                <w:highlight w:val="yellow"/>
                <w:woUserID w:val="2"/>
              </w:rPr>
            </w:pPr>
            <w:r>
              <w:rPr>
                <w:rFonts w:hint="eastAsia" w:ascii="宋体" w:hAnsi="宋体" w:eastAsia="宋体" w:cs="宋体"/>
                <w:i w:val="0"/>
                <w:iCs w:val="0"/>
                <w:color w:val="000000"/>
                <w:kern w:val="0"/>
                <w:sz w:val="18"/>
                <w:szCs w:val="18"/>
                <w:u w:val="none"/>
                <w:lang w:val="en-US" w:eastAsia="zh-CN" w:bidi="ar"/>
                <w:woUserID w:val="2"/>
              </w:rPr>
              <w:t>fphm</w:t>
            </w:r>
          </w:p>
        </w:tc>
        <w:tc>
          <w:tcPr>
            <w:tcW w:w="690"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aps w:val="0"/>
                <w:color w:val="000000"/>
                <w:spacing w:val="0"/>
                <w:kern w:val="2"/>
                <w:sz w:val="18"/>
                <w:szCs w:val="18"/>
                <w:highlight w:val="none"/>
                <w:woUserID w:val="2"/>
              </w:rPr>
            </w:pPr>
            <w:r>
              <w:rPr>
                <w:rFonts w:hint="eastAsia" w:ascii="宋体" w:hAnsi="宋体" w:eastAsia="宋体" w:cs="宋体"/>
                <w:i w:val="0"/>
                <w:iCs w:val="0"/>
                <w:color w:val="000000"/>
                <w:kern w:val="0"/>
                <w:sz w:val="18"/>
                <w:szCs w:val="18"/>
                <w:u w:val="none"/>
                <w:lang w:val="en-US" w:eastAsia="zh-CN" w:bidi="ar"/>
                <w:woUserID w:val="2"/>
              </w:rPr>
              <w:t>发票号码</w:t>
            </w:r>
          </w:p>
        </w:tc>
        <w:tc>
          <w:tcPr>
            <w:tcW w:w="578"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aps w:val="0"/>
                <w:color w:val="000000"/>
                <w:spacing w:val="0"/>
                <w:kern w:val="2"/>
                <w:sz w:val="18"/>
                <w:szCs w:val="18"/>
                <w:highlight w:val="none"/>
                <w:woUserID w:val="2"/>
              </w:rPr>
            </w:pPr>
            <w:r>
              <w:rPr>
                <w:rFonts w:hint="eastAsia" w:ascii="宋体" w:hAnsi="宋体" w:eastAsia="宋体" w:cs="宋体"/>
                <w:i w:val="0"/>
                <w:iCs w:val="0"/>
                <w:color w:val="000000"/>
                <w:kern w:val="0"/>
                <w:sz w:val="18"/>
                <w:szCs w:val="18"/>
                <w:u w:val="none"/>
                <w:lang w:val="en-US" w:eastAsia="zh-CN" w:bidi="ar"/>
                <w:woUserID w:val="2"/>
              </w:rPr>
              <w:t>字符</w:t>
            </w:r>
          </w:p>
        </w:tc>
        <w:tc>
          <w:tcPr>
            <w:tcW w:w="417"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top"/>
          </w:tcPr>
          <w:p>
            <w:pPr>
              <w:keepNext w:val="0"/>
              <w:keepLines w:val="0"/>
              <w:suppressLineNumbers w:val="0"/>
              <w:spacing w:before="0" w:beforeAutospacing="0" w:after="0" w:afterAutospacing="0"/>
              <w:ind w:left="0" w:right="0"/>
              <w:jc w:val="both"/>
              <w:rPr>
                <w:rFonts w:hint="default" w:ascii="Arial" w:hAnsi="Arial" w:eastAsia="宋体" w:cs="Arial"/>
                <w:i w:val="0"/>
                <w:iCs w:val="0"/>
                <w:caps w:val="0"/>
                <w:color w:val="000000"/>
                <w:spacing w:val="0"/>
                <w:kern w:val="2"/>
                <w:sz w:val="20"/>
                <w:szCs w:val="20"/>
                <w:highlight w:val="none"/>
                <w:woUserID w:val="2"/>
              </w:rPr>
            </w:pPr>
          </w:p>
        </w:tc>
        <w:tc>
          <w:tcPr>
            <w:tcW w:w="460"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top"/>
          </w:tcPr>
          <w:p>
            <w:pPr>
              <w:keepNext w:val="0"/>
              <w:keepLines w:val="0"/>
              <w:suppressLineNumbers w:val="0"/>
              <w:spacing w:before="0" w:beforeAutospacing="0" w:after="0" w:afterAutospacing="0"/>
              <w:ind w:left="0" w:right="0"/>
              <w:jc w:val="both"/>
              <w:rPr>
                <w:rFonts w:hint="default" w:ascii="Arial" w:hAnsi="Arial" w:eastAsia="宋体" w:cs="Arial"/>
                <w:i w:val="0"/>
                <w:iCs w:val="0"/>
                <w:caps w:val="0"/>
                <w:color w:val="000000"/>
                <w:spacing w:val="0"/>
                <w:kern w:val="2"/>
                <w:sz w:val="20"/>
                <w:szCs w:val="20"/>
                <w:highlight w:val="none"/>
                <w:woUserID w:val="2"/>
              </w:rPr>
            </w:pPr>
          </w:p>
        </w:tc>
        <w:tc>
          <w:tcPr>
            <w:tcW w:w="460"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aps w:val="0"/>
                <w:color w:val="000000"/>
                <w:spacing w:val="0"/>
                <w:kern w:val="2"/>
                <w:sz w:val="18"/>
                <w:szCs w:val="18"/>
                <w:highlight w:val="none"/>
                <w:lang w:val="en-US" w:eastAsia="zh-CN"/>
                <w:woUserID w:val="2"/>
              </w:rPr>
            </w:pPr>
            <w:r>
              <w:rPr>
                <w:rFonts w:hint="eastAsia" w:ascii="宋体" w:hAnsi="宋体" w:eastAsia="宋体" w:cs="宋体"/>
                <w:i w:val="0"/>
                <w:iCs w:val="0"/>
                <w:color w:val="000000"/>
                <w:kern w:val="0"/>
                <w:sz w:val="18"/>
                <w:szCs w:val="18"/>
                <w:u w:val="none"/>
                <w:lang w:val="en-US" w:eastAsia="zh-CN" w:bidi="ar"/>
                <w:woUserID w:val="2"/>
              </w:rPr>
              <w:t>否</w:t>
            </w:r>
          </w:p>
        </w:tc>
        <w:tc>
          <w:tcPr>
            <w:tcW w:w="1690"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top"/>
          </w:tcPr>
          <w:p>
            <w:pPr>
              <w:keepNext w:val="0"/>
              <w:keepLines w:val="0"/>
              <w:suppressLineNumbers w:val="0"/>
              <w:spacing w:before="0" w:beforeAutospacing="0" w:after="0" w:afterAutospacing="0"/>
              <w:ind w:left="0" w:right="0"/>
              <w:jc w:val="left"/>
              <w:rPr>
                <w:rFonts w:hint="eastAsia" w:ascii="宋体" w:hAnsi="宋体" w:eastAsia="宋体" w:cs="宋体"/>
                <w:i w:val="0"/>
                <w:iCs w:val="0"/>
                <w:caps w:val="0"/>
                <w:color w:val="000000"/>
                <w:spacing w:val="0"/>
                <w:kern w:val="2"/>
                <w:sz w:val="18"/>
                <w:szCs w:val="18"/>
                <w:highlight w:val="none"/>
                <w:woUserID w:val="2"/>
              </w:rPr>
            </w:pPr>
          </w:p>
        </w:tc>
      </w:tr>
      <w:tr>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auto"/>
          <w:tblCellMar>
            <w:top w:w="15" w:type="dxa"/>
            <w:left w:w="15" w:type="dxa"/>
            <w:bottom w:w="15" w:type="dxa"/>
            <w:right w:w="15" w:type="dxa"/>
          </w:tblCellMar>
        </w:tblPrEx>
        <w:tc>
          <w:tcPr>
            <w:tcW w:w="703"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aps w:val="0"/>
                <w:color w:val="000000"/>
                <w:spacing w:val="0"/>
                <w:kern w:val="2"/>
                <w:sz w:val="44"/>
                <w:szCs w:val="44"/>
                <w:highlight w:val="yellow"/>
                <w:woUserID w:val="2"/>
              </w:rPr>
            </w:pPr>
            <w:r>
              <w:rPr>
                <w:rFonts w:hint="eastAsia" w:ascii="宋体" w:hAnsi="宋体" w:eastAsia="宋体" w:cs="宋体"/>
                <w:i w:val="0"/>
                <w:iCs w:val="0"/>
                <w:color w:val="000000"/>
                <w:kern w:val="0"/>
                <w:sz w:val="18"/>
                <w:szCs w:val="18"/>
                <w:u w:val="none"/>
                <w:lang w:val="en-US" w:eastAsia="zh-CN" w:bidi="ar"/>
                <w:woUserID w:val="2"/>
              </w:rPr>
              <w:t>kprq</w:t>
            </w:r>
          </w:p>
        </w:tc>
        <w:tc>
          <w:tcPr>
            <w:tcW w:w="690"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top"/>
          </w:tcPr>
          <w:p>
            <w:pPr>
              <w:keepNext w:val="0"/>
              <w:keepLines w:val="0"/>
              <w:widowControl/>
              <w:suppressLineNumbers w:val="0"/>
              <w:spacing w:before="0" w:beforeAutospacing="0" w:after="0" w:afterAutospacing="0"/>
              <w:ind w:left="0" w:right="0"/>
              <w:jc w:val="both"/>
              <w:textAlignment w:val="top"/>
              <w:rPr>
                <w:rFonts w:hint="default" w:ascii="宋体" w:hAnsi="宋体" w:eastAsia="宋体" w:cs="宋体"/>
                <w:i w:val="0"/>
                <w:iCs w:val="0"/>
                <w:caps w:val="0"/>
                <w:color w:val="000000"/>
                <w:spacing w:val="0"/>
                <w:kern w:val="2"/>
                <w:sz w:val="18"/>
                <w:szCs w:val="18"/>
                <w:highlight w:val="none"/>
                <w:lang w:val="en-US"/>
                <w:woUserID w:val="2"/>
              </w:rPr>
            </w:pPr>
            <w:r>
              <w:rPr>
                <w:rFonts w:hint="eastAsia" w:ascii="宋体" w:hAnsi="宋体" w:eastAsia="宋体" w:cs="宋体"/>
                <w:i w:val="0"/>
                <w:iCs w:val="0"/>
                <w:color w:val="000000"/>
                <w:kern w:val="0"/>
                <w:sz w:val="18"/>
                <w:szCs w:val="18"/>
                <w:u w:val="none"/>
                <w:lang w:val="en-US" w:eastAsia="zh-CN" w:bidi="ar"/>
                <w:woUserID w:val="2"/>
              </w:rPr>
              <w:t>开票日期</w:t>
            </w:r>
          </w:p>
        </w:tc>
        <w:tc>
          <w:tcPr>
            <w:tcW w:w="578"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aps w:val="0"/>
                <w:color w:val="000000"/>
                <w:spacing w:val="0"/>
                <w:kern w:val="2"/>
                <w:sz w:val="18"/>
                <w:szCs w:val="18"/>
                <w:highlight w:val="none"/>
                <w:lang w:val="en-US" w:eastAsia="zh-CN"/>
                <w:woUserID w:val="2"/>
              </w:rPr>
            </w:pPr>
            <w:r>
              <w:rPr>
                <w:rFonts w:hint="eastAsia" w:ascii="宋体" w:hAnsi="宋体" w:eastAsia="宋体" w:cs="宋体"/>
                <w:i w:val="0"/>
                <w:iCs w:val="0"/>
                <w:color w:val="000000"/>
                <w:kern w:val="0"/>
                <w:sz w:val="18"/>
                <w:szCs w:val="18"/>
                <w:u w:val="none"/>
                <w:lang w:val="en-US" w:eastAsia="zh-CN" w:bidi="ar"/>
                <w:woUserID w:val="2"/>
              </w:rPr>
              <w:t>日期</w:t>
            </w:r>
          </w:p>
        </w:tc>
        <w:tc>
          <w:tcPr>
            <w:tcW w:w="417"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top"/>
          </w:tcPr>
          <w:p>
            <w:pPr>
              <w:keepNext w:val="0"/>
              <w:keepLines w:val="0"/>
              <w:suppressLineNumbers w:val="0"/>
              <w:spacing w:before="0" w:beforeAutospacing="0" w:after="0" w:afterAutospacing="0"/>
              <w:ind w:left="0" w:right="0"/>
              <w:jc w:val="both"/>
              <w:rPr>
                <w:rFonts w:hint="default" w:ascii="Arial" w:hAnsi="Arial" w:eastAsia="宋体" w:cs="Arial"/>
                <w:i w:val="0"/>
                <w:iCs w:val="0"/>
                <w:caps w:val="0"/>
                <w:color w:val="000000"/>
                <w:spacing w:val="0"/>
                <w:kern w:val="2"/>
                <w:sz w:val="20"/>
                <w:szCs w:val="20"/>
                <w:highlight w:val="none"/>
                <w:woUserID w:val="2"/>
              </w:rPr>
            </w:pPr>
          </w:p>
        </w:tc>
        <w:tc>
          <w:tcPr>
            <w:tcW w:w="460"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top"/>
          </w:tcPr>
          <w:p>
            <w:pPr>
              <w:keepNext w:val="0"/>
              <w:keepLines w:val="0"/>
              <w:suppressLineNumbers w:val="0"/>
              <w:spacing w:before="0" w:beforeAutospacing="0" w:after="0" w:afterAutospacing="0"/>
              <w:ind w:left="0" w:right="0"/>
              <w:jc w:val="both"/>
              <w:rPr>
                <w:rFonts w:hint="default" w:ascii="Arial" w:hAnsi="Arial" w:eastAsia="宋体" w:cs="Arial"/>
                <w:i w:val="0"/>
                <w:iCs w:val="0"/>
                <w:caps w:val="0"/>
                <w:color w:val="000000"/>
                <w:spacing w:val="0"/>
                <w:kern w:val="2"/>
                <w:sz w:val="20"/>
                <w:szCs w:val="20"/>
                <w:highlight w:val="none"/>
                <w:woUserID w:val="2"/>
              </w:rPr>
            </w:pPr>
          </w:p>
        </w:tc>
        <w:tc>
          <w:tcPr>
            <w:tcW w:w="460"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aps w:val="0"/>
                <w:color w:val="000000"/>
                <w:spacing w:val="0"/>
                <w:kern w:val="2"/>
                <w:sz w:val="18"/>
                <w:szCs w:val="18"/>
                <w:highlight w:val="none"/>
                <w:woUserID w:val="2"/>
              </w:rPr>
            </w:pPr>
            <w:r>
              <w:rPr>
                <w:rFonts w:hint="eastAsia" w:ascii="宋体" w:hAnsi="宋体" w:eastAsia="宋体" w:cs="宋体"/>
                <w:i w:val="0"/>
                <w:iCs w:val="0"/>
                <w:color w:val="000000"/>
                <w:kern w:val="0"/>
                <w:sz w:val="18"/>
                <w:szCs w:val="18"/>
                <w:u w:val="none"/>
                <w:lang w:val="en-US" w:eastAsia="zh-CN" w:bidi="ar"/>
                <w:woUserID w:val="2"/>
              </w:rPr>
              <w:t>否</w:t>
            </w:r>
          </w:p>
        </w:tc>
        <w:tc>
          <w:tcPr>
            <w:tcW w:w="1690"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top"/>
          </w:tcPr>
          <w:p>
            <w:pPr>
              <w:keepNext w:val="0"/>
              <w:keepLines w:val="0"/>
              <w:suppressLineNumbers w:val="0"/>
              <w:spacing w:before="0" w:beforeAutospacing="0" w:after="0" w:afterAutospacing="0"/>
              <w:ind w:left="0" w:right="0"/>
              <w:jc w:val="left"/>
              <w:rPr>
                <w:rFonts w:hint="eastAsia" w:ascii="宋体" w:hAnsi="宋体" w:eastAsia="宋体" w:cs="宋体"/>
                <w:i w:val="0"/>
                <w:iCs w:val="0"/>
                <w:caps w:val="0"/>
                <w:color w:val="000000"/>
                <w:spacing w:val="0"/>
                <w:kern w:val="2"/>
                <w:sz w:val="18"/>
                <w:szCs w:val="18"/>
                <w:highlight w:val="none"/>
                <w:woUserID w:val="2"/>
              </w:rPr>
            </w:pPr>
          </w:p>
        </w:tc>
      </w:tr>
      <w:tr>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auto"/>
          <w:tblCellMar>
            <w:top w:w="15" w:type="dxa"/>
            <w:left w:w="15" w:type="dxa"/>
            <w:bottom w:w="15" w:type="dxa"/>
            <w:right w:w="15" w:type="dxa"/>
          </w:tblCellMar>
        </w:tblPrEx>
        <w:tc>
          <w:tcPr>
            <w:tcW w:w="703"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aps w:val="0"/>
                <w:color w:val="000000"/>
                <w:spacing w:val="0"/>
                <w:kern w:val="2"/>
                <w:sz w:val="44"/>
                <w:szCs w:val="44"/>
                <w:highlight w:val="yellow"/>
                <w:woUserID w:val="2"/>
              </w:rPr>
            </w:pPr>
            <w:r>
              <w:rPr>
                <w:rFonts w:hint="eastAsia" w:ascii="宋体" w:hAnsi="宋体" w:eastAsia="宋体" w:cs="宋体"/>
                <w:i w:val="0"/>
                <w:iCs w:val="0"/>
                <w:color w:val="000000"/>
                <w:kern w:val="0"/>
                <w:sz w:val="18"/>
                <w:szCs w:val="18"/>
                <w:u w:val="none"/>
                <w:lang w:val="en-US" w:eastAsia="zh-CN" w:bidi="ar"/>
                <w:woUserID w:val="2"/>
              </w:rPr>
              <w:t>xsfmc</w:t>
            </w:r>
          </w:p>
        </w:tc>
        <w:tc>
          <w:tcPr>
            <w:tcW w:w="690"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top"/>
          </w:tcPr>
          <w:p>
            <w:pPr>
              <w:keepNext w:val="0"/>
              <w:keepLines w:val="0"/>
              <w:widowControl/>
              <w:suppressLineNumbers w:val="0"/>
              <w:spacing w:before="0" w:beforeAutospacing="0" w:after="0" w:afterAutospacing="0"/>
              <w:ind w:left="0" w:right="0"/>
              <w:jc w:val="both"/>
              <w:textAlignment w:val="top"/>
              <w:rPr>
                <w:rFonts w:hint="default" w:ascii="宋体" w:hAnsi="宋体" w:eastAsia="宋体" w:cs="宋体"/>
                <w:i w:val="0"/>
                <w:iCs w:val="0"/>
                <w:caps w:val="0"/>
                <w:color w:val="000000"/>
                <w:spacing w:val="0"/>
                <w:kern w:val="2"/>
                <w:sz w:val="18"/>
                <w:szCs w:val="18"/>
                <w:highlight w:val="none"/>
                <w:lang w:val="en-US" w:eastAsia="zh-CN"/>
                <w:woUserID w:val="2"/>
              </w:rPr>
            </w:pPr>
            <w:r>
              <w:rPr>
                <w:rFonts w:hint="eastAsia" w:ascii="宋体" w:hAnsi="宋体" w:eastAsia="宋体" w:cs="宋体"/>
                <w:i w:val="0"/>
                <w:iCs w:val="0"/>
                <w:color w:val="000000"/>
                <w:kern w:val="0"/>
                <w:sz w:val="18"/>
                <w:szCs w:val="18"/>
                <w:u w:val="none"/>
                <w:lang w:val="en-US" w:eastAsia="zh-CN" w:bidi="ar"/>
                <w:woUserID w:val="2"/>
              </w:rPr>
              <w:t>销售方名称</w:t>
            </w:r>
          </w:p>
        </w:tc>
        <w:tc>
          <w:tcPr>
            <w:tcW w:w="578"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aps w:val="0"/>
                <w:color w:val="000000"/>
                <w:spacing w:val="0"/>
                <w:kern w:val="2"/>
                <w:sz w:val="18"/>
                <w:szCs w:val="18"/>
                <w:highlight w:val="none"/>
                <w:woUserID w:val="2"/>
              </w:rPr>
            </w:pPr>
            <w:r>
              <w:rPr>
                <w:rFonts w:hint="eastAsia" w:ascii="宋体" w:hAnsi="宋体" w:eastAsia="宋体" w:cs="宋体"/>
                <w:i w:val="0"/>
                <w:iCs w:val="0"/>
                <w:color w:val="000000"/>
                <w:kern w:val="0"/>
                <w:sz w:val="18"/>
                <w:szCs w:val="18"/>
                <w:u w:val="none"/>
                <w:lang w:val="en-US" w:eastAsia="zh-CN" w:bidi="ar"/>
                <w:woUserID w:val="2"/>
              </w:rPr>
              <w:t>字符</w:t>
            </w:r>
          </w:p>
        </w:tc>
        <w:tc>
          <w:tcPr>
            <w:tcW w:w="417"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top"/>
          </w:tcPr>
          <w:p>
            <w:pPr>
              <w:keepNext w:val="0"/>
              <w:keepLines w:val="0"/>
              <w:suppressLineNumbers w:val="0"/>
              <w:spacing w:before="0" w:beforeAutospacing="0" w:after="0" w:afterAutospacing="0"/>
              <w:ind w:left="0" w:right="0"/>
              <w:jc w:val="both"/>
              <w:rPr>
                <w:rFonts w:hint="default" w:ascii="Arial" w:hAnsi="Arial" w:eastAsia="宋体" w:cs="Arial"/>
                <w:i w:val="0"/>
                <w:iCs w:val="0"/>
                <w:caps w:val="0"/>
                <w:color w:val="000000"/>
                <w:spacing w:val="0"/>
                <w:kern w:val="2"/>
                <w:sz w:val="20"/>
                <w:szCs w:val="20"/>
                <w:highlight w:val="none"/>
                <w:woUserID w:val="2"/>
              </w:rPr>
            </w:pPr>
          </w:p>
        </w:tc>
        <w:tc>
          <w:tcPr>
            <w:tcW w:w="460"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top"/>
          </w:tcPr>
          <w:p>
            <w:pPr>
              <w:keepNext w:val="0"/>
              <w:keepLines w:val="0"/>
              <w:suppressLineNumbers w:val="0"/>
              <w:spacing w:before="0" w:beforeAutospacing="0" w:after="0" w:afterAutospacing="0"/>
              <w:ind w:left="0" w:right="0"/>
              <w:jc w:val="both"/>
              <w:rPr>
                <w:rFonts w:hint="default" w:ascii="Arial" w:hAnsi="Arial" w:eastAsia="宋体" w:cs="Arial"/>
                <w:i w:val="0"/>
                <w:iCs w:val="0"/>
                <w:caps w:val="0"/>
                <w:color w:val="000000"/>
                <w:spacing w:val="0"/>
                <w:kern w:val="2"/>
                <w:sz w:val="20"/>
                <w:szCs w:val="20"/>
                <w:highlight w:val="none"/>
                <w:woUserID w:val="2"/>
              </w:rPr>
            </w:pPr>
          </w:p>
        </w:tc>
        <w:tc>
          <w:tcPr>
            <w:tcW w:w="460"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aps w:val="0"/>
                <w:color w:val="000000"/>
                <w:spacing w:val="0"/>
                <w:kern w:val="2"/>
                <w:sz w:val="18"/>
                <w:szCs w:val="18"/>
                <w:highlight w:val="none"/>
                <w:woUserID w:val="2"/>
              </w:rPr>
            </w:pPr>
            <w:r>
              <w:rPr>
                <w:rFonts w:hint="eastAsia" w:ascii="宋体" w:hAnsi="宋体" w:eastAsia="宋体" w:cs="宋体"/>
                <w:i w:val="0"/>
                <w:iCs w:val="0"/>
                <w:color w:val="000000"/>
                <w:kern w:val="0"/>
                <w:sz w:val="18"/>
                <w:szCs w:val="18"/>
                <w:u w:val="none"/>
                <w:lang w:val="en-US" w:eastAsia="zh-CN" w:bidi="ar"/>
                <w:woUserID w:val="2"/>
              </w:rPr>
              <w:t>否</w:t>
            </w:r>
          </w:p>
        </w:tc>
        <w:tc>
          <w:tcPr>
            <w:tcW w:w="1690"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top"/>
          </w:tcPr>
          <w:p>
            <w:pPr>
              <w:keepNext w:val="0"/>
              <w:keepLines w:val="0"/>
              <w:suppressLineNumbers w:val="0"/>
              <w:spacing w:before="0" w:beforeAutospacing="0" w:after="0" w:afterAutospacing="0"/>
              <w:ind w:left="0" w:right="0"/>
              <w:jc w:val="left"/>
              <w:rPr>
                <w:rFonts w:hint="eastAsia" w:ascii="宋体" w:hAnsi="宋体" w:eastAsia="宋体" w:cs="宋体"/>
                <w:i w:val="0"/>
                <w:iCs w:val="0"/>
                <w:caps w:val="0"/>
                <w:color w:val="000000"/>
                <w:spacing w:val="0"/>
                <w:kern w:val="2"/>
                <w:sz w:val="18"/>
                <w:szCs w:val="18"/>
                <w:highlight w:val="none"/>
                <w:woUserID w:val="2"/>
              </w:rPr>
            </w:pPr>
          </w:p>
        </w:tc>
      </w:tr>
      <w:tr>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auto"/>
          <w:tblCellMar>
            <w:top w:w="15" w:type="dxa"/>
            <w:left w:w="15" w:type="dxa"/>
            <w:bottom w:w="15" w:type="dxa"/>
            <w:right w:w="15" w:type="dxa"/>
          </w:tblCellMar>
        </w:tblPrEx>
        <w:tc>
          <w:tcPr>
            <w:tcW w:w="703" w:type="pct"/>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aps w:val="0"/>
                <w:color w:val="000000"/>
                <w:spacing w:val="0"/>
                <w:kern w:val="2"/>
                <w:sz w:val="44"/>
                <w:szCs w:val="44"/>
                <w:highlight w:val="yellow"/>
                <w:woUserID w:val="2"/>
              </w:rPr>
            </w:pPr>
            <w:r>
              <w:rPr>
                <w:rFonts w:hint="eastAsia" w:ascii="宋体" w:hAnsi="宋体" w:eastAsia="宋体" w:cs="宋体"/>
                <w:i w:val="0"/>
                <w:iCs w:val="0"/>
                <w:color w:val="000000"/>
                <w:kern w:val="0"/>
                <w:sz w:val="18"/>
                <w:szCs w:val="18"/>
                <w:u w:val="none"/>
                <w:lang w:val="en-US" w:eastAsia="zh-CN" w:bidi="ar"/>
                <w:woUserID w:val="2"/>
              </w:rPr>
              <w:t>fpje</w:t>
            </w:r>
          </w:p>
        </w:tc>
        <w:tc>
          <w:tcPr>
            <w:tcW w:w="690"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aps w:val="0"/>
                <w:color w:val="000000"/>
                <w:spacing w:val="0"/>
                <w:kern w:val="2"/>
                <w:sz w:val="18"/>
                <w:szCs w:val="18"/>
                <w:highlight w:val="none"/>
                <w:woUserID w:val="2"/>
              </w:rPr>
            </w:pPr>
            <w:r>
              <w:rPr>
                <w:rFonts w:hint="eastAsia" w:ascii="宋体" w:hAnsi="宋体" w:eastAsia="宋体" w:cs="宋体"/>
                <w:i w:val="0"/>
                <w:iCs w:val="0"/>
                <w:color w:val="000000"/>
                <w:kern w:val="0"/>
                <w:sz w:val="18"/>
                <w:szCs w:val="18"/>
                <w:u w:val="none"/>
                <w:lang w:val="en-US" w:eastAsia="zh-CN" w:bidi="ar"/>
                <w:woUserID w:val="2"/>
              </w:rPr>
              <w:t>发票金额</w:t>
            </w:r>
          </w:p>
        </w:tc>
        <w:tc>
          <w:tcPr>
            <w:tcW w:w="578"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aps w:val="0"/>
                <w:color w:val="000000"/>
                <w:spacing w:val="0"/>
                <w:kern w:val="2"/>
                <w:sz w:val="18"/>
                <w:szCs w:val="18"/>
                <w:highlight w:val="none"/>
                <w:lang w:val="en-US" w:eastAsia="zh-CN"/>
                <w:woUserID w:val="2"/>
              </w:rPr>
            </w:pPr>
            <w:r>
              <w:rPr>
                <w:rFonts w:hint="eastAsia" w:ascii="宋体" w:hAnsi="宋体" w:eastAsia="宋体" w:cs="宋体"/>
                <w:i w:val="0"/>
                <w:iCs w:val="0"/>
                <w:color w:val="000000"/>
                <w:kern w:val="0"/>
                <w:sz w:val="18"/>
                <w:szCs w:val="18"/>
                <w:u w:val="none"/>
                <w:lang w:val="en-US" w:eastAsia="zh-CN" w:bidi="ar"/>
                <w:woUserID w:val="2"/>
              </w:rPr>
              <w:t>小数</w:t>
            </w:r>
          </w:p>
        </w:tc>
        <w:tc>
          <w:tcPr>
            <w:tcW w:w="417"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top"/>
          </w:tcPr>
          <w:p>
            <w:pPr>
              <w:keepNext w:val="0"/>
              <w:keepLines w:val="0"/>
              <w:suppressLineNumbers w:val="0"/>
              <w:spacing w:before="0" w:beforeAutospacing="0" w:after="0" w:afterAutospacing="0"/>
              <w:ind w:left="0" w:right="0"/>
              <w:jc w:val="both"/>
              <w:rPr>
                <w:rFonts w:hint="default" w:ascii="Arial" w:hAnsi="Arial" w:eastAsia="宋体" w:cs="Arial"/>
                <w:i w:val="0"/>
                <w:iCs w:val="0"/>
                <w:caps w:val="0"/>
                <w:color w:val="000000"/>
                <w:spacing w:val="0"/>
                <w:kern w:val="2"/>
                <w:sz w:val="20"/>
                <w:szCs w:val="20"/>
                <w:highlight w:val="none"/>
                <w:woUserID w:val="2"/>
              </w:rPr>
            </w:pPr>
          </w:p>
        </w:tc>
        <w:tc>
          <w:tcPr>
            <w:tcW w:w="460"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top"/>
          </w:tcPr>
          <w:p>
            <w:pPr>
              <w:keepNext w:val="0"/>
              <w:keepLines w:val="0"/>
              <w:suppressLineNumbers w:val="0"/>
              <w:spacing w:before="0" w:beforeAutospacing="0" w:after="0" w:afterAutospacing="0"/>
              <w:ind w:left="0" w:right="0"/>
              <w:jc w:val="both"/>
              <w:rPr>
                <w:rFonts w:hint="default" w:ascii="Arial" w:hAnsi="Arial" w:eastAsia="宋体" w:cs="Arial"/>
                <w:i w:val="0"/>
                <w:iCs w:val="0"/>
                <w:caps w:val="0"/>
                <w:color w:val="000000"/>
                <w:spacing w:val="0"/>
                <w:kern w:val="2"/>
                <w:sz w:val="20"/>
                <w:szCs w:val="20"/>
                <w:highlight w:val="none"/>
                <w:woUserID w:val="2"/>
              </w:rPr>
            </w:pPr>
          </w:p>
        </w:tc>
        <w:tc>
          <w:tcPr>
            <w:tcW w:w="460"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aps w:val="0"/>
                <w:color w:val="000000"/>
                <w:spacing w:val="0"/>
                <w:kern w:val="2"/>
                <w:sz w:val="18"/>
                <w:szCs w:val="18"/>
                <w:highlight w:val="none"/>
                <w:woUserID w:val="2"/>
              </w:rPr>
            </w:pPr>
            <w:r>
              <w:rPr>
                <w:rFonts w:hint="eastAsia" w:ascii="宋体" w:hAnsi="宋体" w:eastAsia="宋体" w:cs="宋体"/>
                <w:i w:val="0"/>
                <w:iCs w:val="0"/>
                <w:color w:val="000000"/>
                <w:kern w:val="0"/>
                <w:sz w:val="18"/>
                <w:szCs w:val="18"/>
                <w:u w:val="none"/>
                <w:lang w:val="en-US" w:eastAsia="zh-CN" w:bidi="ar"/>
                <w:woUserID w:val="2"/>
              </w:rPr>
              <w:t>否</w:t>
            </w:r>
          </w:p>
        </w:tc>
        <w:tc>
          <w:tcPr>
            <w:tcW w:w="1690"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top"/>
          </w:tcPr>
          <w:p>
            <w:pPr>
              <w:keepNext w:val="0"/>
              <w:keepLines w:val="0"/>
              <w:suppressLineNumbers w:val="0"/>
              <w:spacing w:before="0" w:beforeAutospacing="0" w:after="0" w:afterAutospacing="0"/>
              <w:ind w:left="0" w:right="0"/>
              <w:jc w:val="both"/>
              <w:rPr>
                <w:rFonts w:hint="eastAsia" w:ascii="宋体" w:hAnsi="宋体" w:eastAsia="宋体" w:cs="宋体"/>
                <w:i w:val="0"/>
                <w:iCs w:val="0"/>
                <w:caps w:val="0"/>
                <w:color w:val="000000"/>
                <w:spacing w:val="0"/>
                <w:kern w:val="2"/>
                <w:sz w:val="18"/>
                <w:szCs w:val="18"/>
                <w:highlight w:val="none"/>
                <w:woUserID w:val="2"/>
              </w:rPr>
            </w:pPr>
          </w:p>
        </w:tc>
      </w:tr>
      <w:tr>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auto"/>
          <w:tblCellMar>
            <w:top w:w="15" w:type="dxa"/>
            <w:left w:w="15" w:type="dxa"/>
            <w:bottom w:w="15" w:type="dxa"/>
            <w:right w:w="15" w:type="dxa"/>
          </w:tblCellMar>
        </w:tblPrEx>
        <w:tc>
          <w:tcPr>
            <w:tcW w:w="703" w:type="pct"/>
            <w:tcBorders>
              <w:top w:val="nil"/>
              <w:left w:val="single" w:color="auto" w:sz="8" w:space="0"/>
              <w:bottom w:val="single" w:color="auto" w:sz="4" w:space="0"/>
              <w:right w:val="single" w:color="auto" w:sz="8" w:space="0"/>
            </w:tcBorders>
            <w:shd w:val="clear" w:color="auto" w:fill="auto"/>
            <w:tcMar>
              <w:top w:w="0" w:type="dxa"/>
              <w:left w:w="108" w:type="dxa"/>
              <w:bottom w:w="0" w:type="dxa"/>
              <w:right w:w="108" w:type="dxa"/>
            </w:tcMar>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aps w:val="0"/>
                <w:color w:val="000000"/>
                <w:spacing w:val="0"/>
                <w:kern w:val="2"/>
                <w:sz w:val="44"/>
                <w:szCs w:val="44"/>
                <w:highlight w:val="yellow"/>
                <w:woUserID w:val="2"/>
              </w:rPr>
            </w:pPr>
            <w:r>
              <w:rPr>
                <w:rFonts w:hint="eastAsia" w:ascii="宋体" w:hAnsi="宋体" w:eastAsia="宋体" w:cs="宋体"/>
                <w:i w:val="0"/>
                <w:iCs w:val="0"/>
                <w:color w:val="000000"/>
                <w:kern w:val="0"/>
                <w:sz w:val="18"/>
                <w:szCs w:val="18"/>
                <w:u w:val="none"/>
                <w:lang w:val="en-US" w:eastAsia="zh-CN" w:bidi="ar"/>
                <w:woUserID w:val="2"/>
              </w:rPr>
              <w:t>fpse</w:t>
            </w:r>
          </w:p>
        </w:tc>
        <w:tc>
          <w:tcPr>
            <w:tcW w:w="690" w:type="pct"/>
            <w:tcBorders>
              <w:top w:val="nil"/>
              <w:left w:val="nil"/>
              <w:bottom w:val="single" w:color="auto" w:sz="4" w:space="0"/>
              <w:right w:val="single" w:color="auto" w:sz="8" w:space="0"/>
            </w:tcBorders>
            <w:shd w:val="clear" w:color="auto" w:fill="auto"/>
            <w:tcMar>
              <w:top w:w="0" w:type="dxa"/>
              <w:left w:w="108" w:type="dxa"/>
              <w:bottom w:w="0" w:type="dxa"/>
              <w:right w:w="108" w:type="dxa"/>
            </w:tcMar>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aps w:val="0"/>
                <w:color w:val="000000"/>
                <w:spacing w:val="0"/>
                <w:kern w:val="2"/>
                <w:sz w:val="18"/>
                <w:szCs w:val="18"/>
                <w:highlight w:val="none"/>
                <w:lang w:val="en-US" w:eastAsia="zh-CN"/>
                <w:woUserID w:val="2"/>
              </w:rPr>
            </w:pPr>
            <w:r>
              <w:rPr>
                <w:rFonts w:hint="eastAsia" w:ascii="宋体" w:hAnsi="宋体" w:eastAsia="宋体" w:cs="宋体"/>
                <w:i w:val="0"/>
                <w:iCs w:val="0"/>
                <w:color w:val="000000"/>
                <w:kern w:val="0"/>
                <w:sz w:val="18"/>
                <w:szCs w:val="18"/>
                <w:u w:val="none"/>
                <w:lang w:val="en-US" w:eastAsia="zh-CN" w:bidi="ar"/>
                <w:woUserID w:val="2"/>
              </w:rPr>
              <w:t>发票税额</w:t>
            </w:r>
          </w:p>
        </w:tc>
        <w:tc>
          <w:tcPr>
            <w:tcW w:w="578" w:type="pct"/>
            <w:tcBorders>
              <w:top w:val="nil"/>
              <w:left w:val="nil"/>
              <w:bottom w:val="single" w:color="auto" w:sz="4" w:space="0"/>
              <w:right w:val="single" w:color="auto" w:sz="8" w:space="0"/>
            </w:tcBorders>
            <w:shd w:val="clear" w:color="auto" w:fill="auto"/>
            <w:tcMar>
              <w:top w:w="0" w:type="dxa"/>
              <w:left w:w="108" w:type="dxa"/>
              <w:bottom w:w="0" w:type="dxa"/>
              <w:right w:w="108" w:type="dxa"/>
            </w:tcMar>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aps w:val="0"/>
                <w:color w:val="000000"/>
                <w:spacing w:val="0"/>
                <w:kern w:val="2"/>
                <w:sz w:val="18"/>
                <w:szCs w:val="18"/>
                <w:highlight w:val="none"/>
                <w:woUserID w:val="2"/>
              </w:rPr>
            </w:pPr>
            <w:r>
              <w:rPr>
                <w:rFonts w:hint="eastAsia" w:ascii="宋体" w:hAnsi="宋体" w:eastAsia="宋体" w:cs="宋体"/>
                <w:i w:val="0"/>
                <w:iCs w:val="0"/>
                <w:color w:val="000000"/>
                <w:kern w:val="0"/>
                <w:sz w:val="18"/>
                <w:szCs w:val="18"/>
                <w:u w:val="none"/>
                <w:lang w:val="en-US" w:eastAsia="zh-CN" w:bidi="ar"/>
                <w:woUserID w:val="2"/>
              </w:rPr>
              <w:t>小数</w:t>
            </w:r>
          </w:p>
        </w:tc>
        <w:tc>
          <w:tcPr>
            <w:tcW w:w="417" w:type="pct"/>
            <w:tcBorders>
              <w:top w:val="nil"/>
              <w:left w:val="nil"/>
              <w:bottom w:val="single" w:color="auto" w:sz="4" w:space="0"/>
              <w:right w:val="single" w:color="auto" w:sz="8" w:space="0"/>
            </w:tcBorders>
            <w:shd w:val="clear" w:color="auto" w:fill="auto"/>
            <w:tcMar>
              <w:top w:w="0" w:type="dxa"/>
              <w:left w:w="108" w:type="dxa"/>
              <w:bottom w:w="0" w:type="dxa"/>
              <w:right w:w="108" w:type="dxa"/>
            </w:tcMar>
            <w:vAlign w:val="top"/>
          </w:tcPr>
          <w:p>
            <w:pPr>
              <w:keepNext w:val="0"/>
              <w:keepLines w:val="0"/>
              <w:suppressLineNumbers w:val="0"/>
              <w:spacing w:before="0" w:beforeAutospacing="0" w:after="0" w:afterAutospacing="0"/>
              <w:ind w:left="0" w:right="0"/>
              <w:jc w:val="both"/>
              <w:rPr>
                <w:rFonts w:hint="eastAsia" w:ascii="宋体" w:hAnsi="宋体" w:eastAsia="宋体" w:cs="宋体"/>
                <w:i w:val="0"/>
                <w:iCs w:val="0"/>
                <w:caps w:val="0"/>
                <w:color w:val="000000"/>
                <w:spacing w:val="0"/>
                <w:kern w:val="2"/>
                <w:sz w:val="18"/>
                <w:szCs w:val="18"/>
                <w:highlight w:val="none"/>
                <w:woUserID w:val="2"/>
              </w:rPr>
            </w:pPr>
          </w:p>
        </w:tc>
        <w:tc>
          <w:tcPr>
            <w:tcW w:w="460" w:type="pct"/>
            <w:tcBorders>
              <w:top w:val="nil"/>
              <w:left w:val="nil"/>
              <w:bottom w:val="single" w:color="auto" w:sz="4" w:space="0"/>
              <w:right w:val="single" w:color="auto" w:sz="8" w:space="0"/>
            </w:tcBorders>
            <w:shd w:val="clear" w:color="auto" w:fill="auto"/>
            <w:tcMar>
              <w:top w:w="0" w:type="dxa"/>
              <w:left w:w="108" w:type="dxa"/>
              <w:bottom w:w="0" w:type="dxa"/>
              <w:right w:w="108" w:type="dxa"/>
            </w:tcMar>
            <w:vAlign w:val="top"/>
          </w:tcPr>
          <w:p>
            <w:pPr>
              <w:keepNext w:val="0"/>
              <w:keepLines w:val="0"/>
              <w:suppressLineNumbers w:val="0"/>
              <w:spacing w:before="0" w:beforeAutospacing="0" w:after="0" w:afterAutospacing="0"/>
              <w:ind w:left="0" w:right="0"/>
              <w:jc w:val="both"/>
              <w:rPr>
                <w:rFonts w:hint="eastAsia" w:ascii="宋体" w:hAnsi="宋体" w:eastAsia="宋体" w:cs="宋体"/>
                <w:i w:val="0"/>
                <w:iCs w:val="0"/>
                <w:caps w:val="0"/>
                <w:color w:val="000000"/>
                <w:spacing w:val="0"/>
                <w:kern w:val="2"/>
                <w:sz w:val="18"/>
                <w:szCs w:val="18"/>
                <w:highlight w:val="none"/>
                <w:woUserID w:val="2"/>
              </w:rPr>
            </w:pPr>
          </w:p>
        </w:tc>
        <w:tc>
          <w:tcPr>
            <w:tcW w:w="460" w:type="pct"/>
            <w:tcBorders>
              <w:top w:val="nil"/>
              <w:left w:val="nil"/>
              <w:bottom w:val="single" w:color="auto" w:sz="4" w:space="0"/>
              <w:right w:val="single" w:color="auto" w:sz="8" w:space="0"/>
            </w:tcBorders>
            <w:shd w:val="clear" w:color="auto" w:fill="auto"/>
            <w:tcMar>
              <w:top w:w="0" w:type="dxa"/>
              <w:left w:w="108" w:type="dxa"/>
              <w:bottom w:w="0" w:type="dxa"/>
              <w:right w:w="108" w:type="dxa"/>
            </w:tcMar>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aps w:val="0"/>
                <w:color w:val="000000"/>
                <w:spacing w:val="0"/>
                <w:kern w:val="2"/>
                <w:sz w:val="18"/>
                <w:szCs w:val="18"/>
                <w:highlight w:val="none"/>
                <w:woUserID w:val="2"/>
              </w:rPr>
            </w:pPr>
            <w:r>
              <w:rPr>
                <w:rFonts w:hint="eastAsia" w:ascii="宋体" w:hAnsi="宋体" w:eastAsia="宋体" w:cs="宋体"/>
                <w:i w:val="0"/>
                <w:iCs w:val="0"/>
                <w:color w:val="000000"/>
                <w:kern w:val="0"/>
                <w:sz w:val="18"/>
                <w:szCs w:val="18"/>
                <w:u w:val="none"/>
                <w:lang w:val="en-US" w:eastAsia="zh-CN" w:bidi="ar"/>
                <w:woUserID w:val="2"/>
              </w:rPr>
              <w:t>否</w:t>
            </w:r>
          </w:p>
        </w:tc>
        <w:tc>
          <w:tcPr>
            <w:tcW w:w="1690" w:type="pct"/>
            <w:tcBorders>
              <w:top w:val="nil"/>
              <w:left w:val="nil"/>
              <w:bottom w:val="single" w:color="auto" w:sz="4" w:space="0"/>
              <w:right w:val="single" w:color="auto" w:sz="8" w:space="0"/>
            </w:tcBorders>
            <w:shd w:val="clear" w:color="auto" w:fill="auto"/>
            <w:tcMar>
              <w:top w:w="0" w:type="dxa"/>
              <w:left w:w="108" w:type="dxa"/>
              <w:bottom w:w="0" w:type="dxa"/>
              <w:right w:w="108" w:type="dxa"/>
            </w:tcMar>
            <w:vAlign w:val="top"/>
          </w:tcPr>
          <w:p>
            <w:pPr>
              <w:keepNext w:val="0"/>
              <w:keepLines w:val="0"/>
              <w:suppressLineNumbers w:val="0"/>
              <w:spacing w:before="0" w:beforeAutospacing="0" w:after="0" w:afterAutospacing="0"/>
              <w:ind w:left="0" w:right="0"/>
              <w:jc w:val="both"/>
              <w:rPr>
                <w:rFonts w:hint="eastAsia" w:ascii="宋体" w:hAnsi="宋体" w:eastAsia="宋体" w:cs="宋体"/>
                <w:i w:val="0"/>
                <w:iCs w:val="0"/>
                <w:caps w:val="0"/>
                <w:color w:val="000000"/>
                <w:spacing w:val="0"/>
                <w:kern w:val="2"/>
                <w:sz w:val="18"/>
                <w:szCs w:val="18"/>
                <w:highlight w:val="none"/>
                <w:woUserID w:val="2"/>
              </w:rPr>
            </w:pPr>
          </w:p>
        </w:tc>
      </w:tr>
      <w:tr>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auto"/>
          <w:tblCellMar>
            <w:top w:w="15" w:type="dxa"/>
            <w:left w:w="15" w:type="dxa"/>
            <w:bottom w:w="15" w:type="dxa"/>
            <w:right w:w="15" w:type="dxa"/>
          </w:tblCellMar>
        </w:tblPrEx>
        <w:tc>
          <w:tcPr>
            <w:tcW w:w="703" w:type="pc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aps w:val="0"/>
                <w:color w:val="000000"/>
                <w:spacing w:val="0"/>
                <w:kern w:val="2"/>
                <w:sz w:val="18"/>
                <w:szCs w:val="18"/>
                <w:woUserID w:val="2"/>
              </w:rPr>
            </w:pPr>
            <w:r>
              <w:rPr>
                <w:rFonts w:hint="eastAsia" w:ascii="宋体" w:hAnsi="宋体" w:eastAsia="宋体" w:cs="宋体"/>
                <w:i w:val="0"/>
                <w:iCs w:val="0"/>
                <w:color w:val="000000"/>
                <w:kern w:val="0"/>
                <w:sz w:val="18"/>
                <w:szCs w:val="18"/>
                <w:u w:val="none"/>
                <w:lang w:val="en-US" w:eastAsia="zh-CN" w:bidi="ar"/>
                <w:woUserID w:val="2"/>
              </w:rPr>
              <w:t>dkse</w:t>
            </w:r>
          </w:p>
        </w:tc>
        <w:tc>
          <w:tcPr>
            <w:tcW w:w="690" w:type="pc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pPr>
              <w:keepNext w:val="0"/>
              <w:keepLines w:val="0"/>
              <w:widowControl/>
              <w:suppressLineNumbers w:val="0"/>
              <w:spacing w:before="0" w:beforeAutospacing="0" w:after="0" w:afterAutospacing="0"/>
              <w:ind w:left="0" w:right="0"/>
              <w:jc w:val="both"/>
              <w:textAlignment w:val="top"/>
              <w:rPr>
                <w:rFonts w:hint="default" w:ascii="宋体" w:hAnsi="宋体" w:eastAsia="宋体" w:cs="宋体"/>
                <w:i w:val="0"/>
                <w:iCs w:val="0"/>
                <w:caps w:val="0"/>
                <w:color w:val="000000"/>
                <w:spacing w:val="0"/>
                <w:kern w:val="2"/>
                <w:sz w:val="18"/>
                <w:szCs w:val="18"/>
                <w:lang w:val="en-US" w:eastAsia="zh-CN"/>
                <w:woUserID w:val="2"/>
              </w:rPr>
            </w:pPr>
            <w:r>
              <w:rPr>
                <w:rFonts w:hint="eastAsia" w:ascii="宋体" w:hAnsi="宋体" w:eastAsia="宋体" w:cs="宋体"/>
                <w:i w:val="0"/>
                <w:iCs w:val="0"/>
                <w:color w:val="000000"/>
                <w:kern w:val="0"/>
                <w:sz w:val="18"/>
                <w:szCs w:val="18"/>
                <w:u w:val="none"/>
                <w:lang w:val="en-US" w:eastAsia="zh-CN" w:bidi="ar"/>
                <w:woUserID w:val="2"/>
              </w:rPr>
              <w:t>抵扣税额</w:t>
            </w:r>
          </w:p>
        </w:tc>
        <w:tc>
          <w:tcPr>
            <w:tcW w:w="578" w:type="pc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aps w:val="0"/>
                <w:color w:val="000000"/>
                <w:spacing w:val="0"/>
                <w:kern w:val="2"/>
                <w:sz w:val="18"/>
                <w:szCs w:val="18"/>
                <w:lang w:val="en-US" w:eastAsia="zh-CN"/>
                <w:woUserID w:val="2"/>
              </w:rPr>
            </w:pPr>
            <w:r>
              <w:rPr>
                <w:rFonts w:hint="eastAsia" w:ascii="宋体" w:hAnsi="宋体" w:eastAsia="宋体" w:cs="宋体"/>
                <w:i w:val="0"/>
                <w:iCs w:val="0"/>
                <w:color w:val="000000"/>
                <w:kern w:val="0"/>
                <w:sz w:val="18"/>
                <w:szCs w:val="18"/>
                <w:u w:val="none"/>
                <w:lang w:val="en-US" w:eastAsia="zh-CN" w:bidi="ar"/>
                <w:woUserID w:val="2"/>
              </w:rPr>
              <w:t>小数</w:t>
            </w:r>
          </w:p>
        </w:tc>
        <w:tc>
          <w:tcPr>
            <w:tcW w:w="417" w:type="pc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pPr>
              <w:keepNext w:val="0"/>
              <w:keepLines w:val="0"/>
              <w:suppressLineNumbers w:val="0"/>
              <w:spacing w:before="0" w:beforeAutospacing="0" w:after="0" w:afterAutospacing="0"/>
              <w:ind w:left="0" w:right="0"/>
              <w:jc w:val="both"/>
              <w:rPr>
                <w:rFonts w:hint="eastAsia" w:ascii="宋体" w:hAnsi="宋体" w:eastAsia="宋体" w:cs="宋体"/>
                <w:i w:val="0"/>
                <w:iCs w:val="0"/>
                <w:caps w:val="0"/>
                <w:color w:val="000000"/>
                <w:spacing w:val="0"/>
                <w:kern w:val="2"/>
                <w:sz w:val="18"/>
                <w:szCs w:val="18"/>
                <w:woUserID w:val="2"/>
              </w:rPr>
            </w:pPr>
          </w:p>
        </w:tc>
        <w:tc>
          <w:tcPr>
            <w:tcW w:w="460" w:type="pc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pPr>
              <w:keepNext w:val="0"/>
              <w:keepLines w:val="0"/>
              <w:suppressLineNumbers w:val="0"/>
              <w:spacing w:before="0" w:beforeAutospacing="0" w:after="0" w:afterAutospacing="0"/>
              <w:ind w:left="0" w:right="0"/>
              <w:jc w:val="both"/>
              <w:rPr>
                <w:rFonts w:hint="eastAsia" w:ascii="宋体" w:hAnsi="宋体" w:eastAsia="宋体" w:cs="宋体"/>
                <w:i w:val="0"/>
                <w:iCs w:val="0"/>
                <w:caps w:val="0"/>
                <w:color w:val="000000"/>
                <w:spacing w:val="0"/>
                <w:kern w:val="2"/>
                <w:sz w:val="18"/>
                <w:szCs w:val="18"/>
                <w:woUserID w:val="2"/>
              </w:rPr>
            </w:pPr>
          </w:p>
        </w:tc>
        <w:tc>
          <w:tcPr>
            <w:tcW w:w="460" w:type="pc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aps w:val="0"/>
                <w:color w:val="000000"/>
                <w:spacing w:val="0"/>
                <w:kern w:val="2"/>
                <w:sz w:val="18"/>
                <w:szCs w:val="18"/>
                <w:woUserID w:val="2"/>
              </w:rPr>
            </w:pPr>
            <w:r>
              <w:rPr>
                <w:rFonts w:hint="eastAsia" w:ascii="宋体" w:hAnsi="宋体" w:eastAsia="宋体" w:cs="宋体"/>
                <w:i w:val="0"/>
                <w:iCs w:val="0"/>
                <w:color w:val="000000"/>
                <w:kern w:val="0"/>
                <w:sz w:val="18"/>
                <w:szCs w:val="18"/>
                <w:u w:val="none"/>
                <w:lang w:val="en-US" w:eastAsia="zh-CN" w:bidi="ar"/>
                <w:woUserID w:val="2"/>
              </w:rPr>
              <w:t>否</w:t>
            </w:r>
          </w:p>
        </w:tc>
        <w:tc>
          <w:tcPr>
            <w:tcW w:w="1690" w:type="pc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aps w:val="0"/>
                <w:color w:val="000000"/>
                <w:spacing w:val="0"/>
                <w:kern w:val="2"/>
                <w:sz w:val="18"/>
                <w:szCs w:val="18"/>
                <w:woUserID w:val="2"/>
              </w:rPr>
            </w:pPr>
          </w:p>
        </w:tc>
      </w:tr>
      <w:tr>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auto"/>
          <w:tblCellMar>
            <w:top w:w="15" w:type="dxa"/>
            <w:left w:w="15" w:type="dxa"/>
            <w:bottom w:w="15" w:type="dxa"/>
            <w:right w:w="15" w:type="dxa"/>
          </w:tblCellMar>
        </w:tblPrEx>
        <w:tc>
          <w:tcPr>
            <w:tcW w:w="703" w:type="pc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aps w:val="0"/>
                <w:color w:val="000000"/>
                <w:spacing w:val="0"/>
                <w:kern w:val="2"/>
                <w:sz w:val="18"/>
                <w:szCs w:val="18"/>
                <w:woUserID w:val="2"/>
              </w:rPr>
            </w:pPr>
            <w:r>
              <w:rPr>
                <w:rFonts w:hint="eastAsia" w:ascii="宋体" w:hAnsi="宋体" w:eastAsia="宋体" w:cs="宋体"/>
                <w:i w:val="0"/>
                <w:iCs w:val="0"/>
                <w:color w:val="000000"/>
                <w:kern w:val="0"/>
                <w:sz w:val="18"/>
                <w:szCs w:val="18"/>
                <w:u w:val="none"/>
                <w:lang w:val="en-US" w:eastAsia="zh-CN" w:bidi="ar"/>
                <w:woUserID w:val="2"/>
              </w:rPr>
              <w:t>fpzt</w:t>
            </w:r>
          </w:p>
        </w:tc>
        <w:tc>
          <w:tcPr>
            <w:tcW w:w="690" w:type="pc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pPr>
              <w:keepNext w:val="0"/>
              <w:keepLines w:val="0"/>
              <w:widowControl/>
              <w:suppressLineNumbers w:val="0"/>
              <w:spacing w:before="0" w:beforeAutospacing="0" w:after="0" w:afterAutospacing="0"/>
              <w:ind w:left="0" w:right="0"/>
              <w:jc w:val="both"/>
              <w:textAlignment w:val="top"/>
              <w:rPr>
                <w:rFonts w:hint="default" w:ascii="宋体" w:hAnsi="宋体" w:eastAsia="宋体" w:cs="宋体"/>
                <w:i w:val="0"/>
                <w:iCs w:val="0"/>
                <w:caps w:val="0"/>
                <w:color w:val="000000"/>
                <w:spacing w:val="0"/>
                <w:kern w:val="2"/>
                <w:sz w:val="18"/>
                <w:szCs w:val="18"/>
                <w:lang w:val="en-US" w:eastAsia="zh-CN"/>
                <w:woUserID w:val="2"/>
              </w:rPr>
            </w:pPr>
            <w:r>
              <w:rPr>
                <w:rFonts w:hint="eastAsia" w:ascii="宋体" w:hAnsi="宋体" w:eastAsia="宋体" w:cs="宋体"/>
                <w:i w:val="0"/>
                <w:iCs w:val="0"/>
                <w:color w:val="000000"/>
                <w:kern w:val="0"/>
                <w:sz w:val="18"/>
                <w:szCs w:val="18"/>
                <w:u w:val="none"/>
                <w:lang w:val="en-US" w:eastAsia="zh-CN" w:bidi="ar"/>
                <w:woUserID w:val="2"/>
              </w:rPr>
              <w:t>发票状态</w:t>
            </w:r>
          </w:p>
        </w:tc>
        <w:tc>
          <w:tcPr>
            <w:tcW w:w="578" w:type="pc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aps w:val="0"/>
                <w:color w:val="000000"/>
                <w:spacing w:val="0"/>
                <w:kern w:val="2"/>
                <w:sz w:val="18"/>
                <w:szCs w:val="18"/>
                <w:lang w:val="en-US" w:eastAsia="zh-CN"/>
                <w:woUserID w:val="2"/>
              </w:rPr>
            </w:pPr>
            <w:r>
              <w:rPr>
                <w:rFonts w:hint="eastAsia" w:ascii="宋体" w:hAnsi="宋体" w:eastAsia="宋体" w:cs="宋体"/>
                <w:i w:val="0"/>
                <w:iCs w:val="0"/>
                <w:color w:val="000000"/>
                <w:kern w:val="0"/>
                <w:sz w:val="18"/>
                <w:szCs w:val="18"/>
                <w:u w:val="none"/>
                <w:lang w:val="en-US" w:eastAsia="zh-CN" w:bidi="ar"/>
                <w:woUserID w:val="2"/>
              </w:rPr>
              <w:t>数字</w:t>
            </w:r>
          </w:p>
        </w:tc>
        <w:tc>
          <w:tcPr>
            <w:tcW w:w="417" w:type="pc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pPr>
              <w:keepNext w:val="0"/>
              <w:keepLines w:val="0"/>
              <w:suppressLineNumbers w:val="0"/>
              <w:spacing w:before="0" w:beforeAutospacing="0" w:after="0" w:afterAutospacing="0"/>
              <w:ind w:left="0" w:right="0"/>
              <w:jc w:val="both"/>
              <w:rPr>
                <w:rFonts w:hint="eastAsia" w:ascii="宋体" w:hAnsi="宋体" w:eastAsia="宋体" w:cs="宋体"/>
                <w:i w:val="0"/>
                <w:iCs w:val="0"/>
                <w:caps w:val="0"/>
                <w:color w:val="000000"/>
                <w:spacing w:val="0"/>
                <w:kern w:val="2"/>
                <w:sz w:val="18"/>
                <w:szCs w:val="18"/>
                <w:woUserID w:val="2"/>
              </w:rPr>
            </w:pPr>
          </w:p>
        </w:tc>
        <w:tc>
          <w:tcPr>
            <w:tcW w:w="460" w:type="pc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pPr>
              <w:keepNext w:val="0"/>
              <w:keepLines w:val="0"/>
              <w:suppressLineNumbers w:val="0"/>
              <w:spacing w:before="0" w:beforeAutospacing="0" w:after="0" w:afterAutospacing="0"/>
              <w:ind w:left="0" w:right="0"/>
              <w:jc w:val="both"/>
              <w:rPr>
                <w:rFonts w:hint="eastAsia" w:ascii="宋体" w:hAnsi="宋体" w:eastAsia="宋体" w:cs="宋体"/>
                <w:i w:val="0"/>
                <w:iCs w:val="0"/>
                <w:caps w:val="0"/>
                <w:color w:val="000000"/>
                <w:spacing w:val="0"/>
                <w:kern w:val="2"/>
                <w:sz w:val="18"/>
                <w:szCs w:val="18"/>
                <w:woUserID w:val="2"/>
              </w:rPr>
            </w:pPr>
          </w:p>
        </w:tc>
        <w:tc>
          <w:tcPr>
            <w:tcW w:w="460" w:type="pc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aps w:val="0"/>
                <w:color w:val="000000"/>
                <w:spacing w:val="0"/>
                <w:kern w:val="2"/>
                <w:sz w:val="18"/>
                <w:szCs w:val="18"/>
                <w:woUserID w:val="2"/>
              </w:rPr>
            </w:pPr>
            <w:r>
              <w:rPr>
                <w:rFonts w:hint="eastAsia" w:ascii="宋体" w:hAnsi="宋体" w:eastAsia="宋体" w:cs="宋体"/>
                <w:i w:val="0"/>
                <w:iCs w:val="0"/>
                <w:color w:val="000000"/>
                <w:kern w:val="0"/>
                <w:sz w:val="18"/>
                <w:szCs w:val="18"/>
                <w:u w:val="none"/>
                <w:lang w:val="en-US" w:eastAsia="zh-CN" w:bidi="ar"/>
                <w:woUserID w:val="2"/>
              </w:rPr>
              <w:t>否</w:t>
            </w:r>
          </w:p>
        </w:tc>
        <w:tc>
          <w:tcPr>
            <w:tcW w:w="1690" w:type="pc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pPr>
              <w:keepNext w:val="0"/>
              <w:keepLines w:val="0"/>
              <w:suppressLineNumbers w:val="0"/>
              <w:spacing w:before="0" w:beforeAutospacing="0" w:after="0" w:afterAutospacing="0"/>
              <w:ind w:left="0" w:right="0"/>
              <w:jc w:val="both"/>
              <w:rPr>
                <w:rFonts w:hint="eastAsia" w:ascii="宋体" w:hAnsi="宋体" w:eastAsia="宋体" w:cs="宋体"/>
                <w:i w:val="0"/>
                <w:iCs w:val="0"/>
                <w:caps w:val="0"/>
                <w:color w:val="000000"/>
                <w:spacing w:val="0"/>
                <w:kern w:val="2"/>
                <w:sz w:val="18"/>
                <w:szCs w:val="18"/>
                <w:woUserID w:val="2"/>
              </w:rPr>
            </w:pPr>
          </w:p>
        </w:tc>
      </w:tr>
      <w:tr>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auto"/>
          <w:tblCellMar>
            <w:top w:w="15" w:type="dxa"/>
            <w:left w:w="15" w:type="dxa"/>
            <w:bottom w:w="15" w:type="dxa"/>
            <w:right w:w="15" w:type="dxa"/>
          </w:tblCellMar>
        </w:tblPrEx>
        <w:tc>
          <w:tcPr>
            <w:tcW w:w="703" w:type="pc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aps w:val="0"/>
                <w:color w:val="000000"/>
                <w:spacing w:val="0"/>
                <w:kern w:val="2"/>
                <w:sz w:val="18"/>
                <w:szCs w:val="18"/>
                <w:woUserID w:val="2"/>
              </w:rPr>
            </w:pPr>
            <w:r>
              <w:rPr>
                <w:rFonts w:hint="eastAsia" w:ascii="宋体" w:hAnsi="宋体" w:eastAsia="宋体" w:cs="宋体"/>
                <w:i w:val="0"/>
                <w:iCs w:val="0"/>
                <w:color w:val="000000"/>
                <w:kern w:val="0"/>
                <w:sz w:val="18"/>
                <w:szCs w:val="18"/>
                <w:u w:val="none"/>
                <w:lang w:val="en-US" w:eastAsia="zh-CN" w:bidi="ar"/>
                <w:woUserID w:val="2"/>
              </w:rPr>
              <w:t>gxzt</w:t>
            </w:r>
          </w:p>
        </w:tc>
        <w:tc>
          <w:tcPr>
            <w:tcW w:w="690" w:type="pc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pPr>
              <w:keepNext w:val="0"/>
              <w:keepLines w:val="0"/>
              <w:widowControl/>
              <w:suppressLineNumbers w:val="0"/>
              <w:spacing w:before="0" w:beforeAutospacing="0" w:after="0" w:afterAutospacing="0"/>
              <w:ind w:left="0" w:right="0"/>
              <w:jc w:val="both"/>
              <w:textAlignment w:val="top"/>
              <w:rPr>
                <w:rFonts w:hint="default" w:ascii="宋体" w:hAnsi="宋体" w:eastAsia="宋体" w:cs="宋体"/>
                <w:i w:val="0"/>
                <w:iCs w:val="0"/>
                <w:caps w:val="0"/>
                <w:color w:val="000000"/>
                <w:spacing w:val="0"/>
                <w:kern w:val="2"/>
                <w:sz w:val="18"/>
                <w:szCs w:val="18"/>
                <w:lang w:val="en-US" w:eastAsia="zh-CN"/>
                <w:woUserID w:val="2"/>
              </w:rPr>
            </w:pPr>
            <w:r>
              <w:rPr>
                <w:rFonts w:hint="eastAsia" w:ascii="宋体" w:hAnsi="宋体" w:eastAsia="宋体" w:cs="宋体"/>
                <w:i w:val="0"/>
                <w:iCs w:val="0"/>
                <w:color w:val="000000"/>
                <w:kern w:val="0"/>
                <w:sz w:val="18"/>
                <w:szCs w:val="18"/>
                <w:u w:val="none"/>
                <w:lang w:val="en-US" w:eastAsia="zh-CN" w:bidi="ar"/>
                <w:woUserID w:val="2"/>
              </w:rPr>
              <w:t>勾选状态</w:t>
            </w:r>
          </w:p>
        </w:tc>
        <w:tc>
          <w:tcPr>
            <w:tcW w:w="578" w:type="pc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aps w:val="0"/>
                <w:color w:val="000000"/>
                <w:spacing w:val="0"/>
                <w:kern w:val="2"/>
                <w:sz w:val="18"/>
                <w:szCs w:val="18"/>
                <w:lang w:val="en-US" w:eastAsia="zh"/>
                <w:woUserID w:val="1"/>
              </w:rPr>
            </w:pPr>
            <w:r>
              <w:rPr>
                <w:rFonts w:hint="eastAsia" w:ascii="宋体" w:hAnsi="宋体" w:eastAsia="宋体" w:cs="宋体"/>
                <w:i w:val="0"/>
                <w:iCs w:val="0"/>
                <w:caps w:val="0"/>
                <w:color w:val="000000"/>
                <w:spacing w:val="0"/>
                <w:kern w:val="2"/>
                <w:sz w:val="18"/>
                <w:szCs w:val="18"/>
                <w:lang w:val="en-US" w:eastAsia="zh"/>
                <w:woUserID w:val="1"/>
              </w:rPr>
              <w:t>布尔</w:t>
            </w:r>
          </w:p>
        </w:tc>
        <w:tc>
          <w:tcPr>
            <w:tcW w:w="417" w:type="pc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pPr>
              <w:keepNext w:val="0"/>
              <w:keepLines w:val="0"/>
              <w:suppressLineNumbers w:val="0"/>
              <w:spacing w:before="0" w:beforeAutospacing="0" w:after="0" w:afterAutospacing="0"/>
              <w:ind w:left="0" w:right="0"/>
              <w:jc w:val="both"/>
              <w:rPr>
                <w:rFonts w:hint="eastAsia" w:ascii="宋体" w:hAnsi="宋体" w:eastAsia="宋体" w:cs="宋体"/>
                <w:i w:val="0"/>
                <w:iCs w:val="0"/>
                <w:caps w:val="0"/>
                <w:color w:val="000000"/>
                <w:spacing w:val="0"/>
                <w:kern w:val="2"/>
                <w:sz w:val="18"/>
                <w:szCs w:val="18"/>
                <w:woUserID w:val="2"/>
              </w:rPr>
            </w:pPr>
          </w:p>
        </w:tc>
        <w:tc>
          <w:tcPr>
            <w:tcW w:w="460" w:type="pc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pPr>
              <w:keepNext w:val="0"/>
              <w:keepLines w:val="0"/>
              <w:suppressLineNumbers w:val="0"/>
              <w:spacing w:before="0" w:beforeAutospacing="0" w:after="0" w:afterAutospacing="0"/>
              <w:ind w:left="0" w:right="0"/>
              <w:jc w:val="both"/>
              <w:rPr>
                <w:rFonts w:hint="eastAsia" w:ascii="宋体" w:hAnsi="宋体" w:eastAsia="宋体" w:cs="宋体"/>
                <w:i w:val="0"/>
                <w:iCs w:val="0"/>
                <w:caps w:val="0"/>
                <w:color w:val="000000"/>
                <w:spacing w:val="0"/>
                <w:kern w:val="2"/>
                <w:sz w:val="18"/>
                <w:szCs w:val="18"/>
                <w:woUserID w:val="2"/>
              </w:rPr>
            </w:pPr>
          </w:p>
        </w:tc>
        <w:tc>
          <w:tcPr>
            <w:tcW w:w="460" w:type="pc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aps w:val="0"/>
                <w:color w:val="000000"/>
                <w:spacing w:val="0"/>
                <w:kern w:val="2"/>
                <w:sz w:val="18"/>
                <w:szCs w:val="18"/>
                <w:woUserID w:val="2"/>
              </w:rPr>
            </w:pPr>
            <w:r>
              <w:rPr>
                <w:rFonts w:hint="eastAsia" w:ascii="宋体" w:hAnsi="宋体" w:eastAsia="宋体" w:cs="宋体"/>
                <w:i w:val="0"/>
                <w:iCs w:val="0"/>
                <w:color w:val="000000"/>
                <w:kern w:val="0"/>
                <w:sz w:val="18"/>
                <w:szCs w:val="18"/>
                <w:u w:val="none"/>
                <w:lang w:val="en-US" w:eastAsia="zh-CN" w:bidi="ar"/>
                <w:woUserID w:val="2"/>
              </w:rPr>
              <w:t>否</w:t>
            </w:r>
          </w:p>
        </w:tc>
        <w:tc>
          <w:tcPr>
            <w:tcW w:w="1690" w:type="pc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pPr>
              <w:keepNext w:val="0"/>
              <w:keepLines w:val="0"/>
              <w:suppressLineNumbers w:val="0"/>
              <w:spacing w:before="0" w:beforeAutospacing="0" w:after="0" w:afterAutospacing="0"/>
              <w:ind w:left="0" w:right="0"/>
              <w:jc w:val="left"/>
              <w:rPr>
                <w:rFonts w:hint="eastAsia" w:ascii="宋体" w:hAnsi="宋体" w:eastAsia="宋体" w:cs="宋体"/>
                <w:i w:val="0"/>
                <w:iCs w:val="0"/>
                <w:caps w:val="0"/>
                <w:color w:val="000000"/>
                <w:spacing w:val="0"/>
                <w:kern w:val="2"/>
                <w:sz w:val="18"/>
                <w:szCs w:val="18"/>
                <w:woUserID w:val="2"/>
              </w:rPr>
            </w:pPr>
          </w:p>
        </w:tc>
      </w:tr>
      <w:tr>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auto"/>
          <w:tblCellMar>
            <w:top w:w="15" w:type="dxa"/>
            <w:left w:w="15" w:type="dxa"/>
            <w:bottom w:w="15" w:type="dxa"/>
            <w:right w:w="15" w:type="dxa"/>
          </w:tblCellMar>
        </w:tblPrEx>
        <w:tc>
          <w:tcPr>
            <w:tcW w:w="703" w:type="pc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aps w:val="0"/>
                <w:color w:val="000000"/>
                <w:spacing w:val="0"/>
                <w:kern w:val="2"/>
                <w:sz w:val="18"/>
                <w:szCs w:val="18"/>
                <w:woUserID w:val="2"/>
              </w:rPr>
            </w:pPr>
            <w:r>
              <w:rPr>
                <w:rFonts w:hint="eastAsia" w:ascii="宋体" w:hAnsi="宋体" w:eastAsia="宋体" w:cs="宋体"/>
                <w:i w:val="0"/>
                <w:iCs w:val="0"/>
                <w:color w:val="000000"/>
                <w:kern w:val="0"/>
                <w:sz w:val="18"/>
                <w:szCs w:val="18"/>
                <w:u w:val="none"/>
                <w:lang w:val="en-US" w:eastAsia="zh-CN" w:bidi="ar"/>
                <w:woUserID w:val="2"/>
              </w:rPr>
              <w:t>gxsj</w:t>
            </w:r>
          </w:p>
        </w:tc>
        <w:tc>
          <w:tcPr>
            <w:tcW w:w="690" w:type="pc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pPr>
              <w:keepNext w:val="0"/>
              <w:keepLines w:val="0"/>
              <w:widowControl/>
              <w:suppressLineNumbers w:val="0"/>
              <w:spacing w:before="0" w:beforeAutospacing="0" w:after="0" w:afterAutospacing="0"/>
              <w:ind w:left="0" w:right="0"/>
              <w:jc w:val="both"/>
              <w:textAlignment w:val="top"/>
              <w:rPr>
                <w:rFonts w:hint="default" w:ascii="宋体" w:hAnsi="宋体" w:eastAsia="宋体" w:cs="宋体"/>
                <w:i w:val="0"/>
                <w:iCs w:val="0"/>
                <w:caps w:val="0"/>
                <w:color w:val="000000"/>
                <w:spacing w:val="0"/>
                <w:kern w:val="2"/>
                <w:sz w:val="18"/>
                <w:szCs w:val="18"/>
                <w:lang w:val="en-US" w:eastAsia="zh-CN"/>
                <w:woUserID w:val="2"/>
              </w:rPr>
            </w:pPr>
            <w:r>
              <w:rPr>
                <w:rFonts w:hint="eastAsia" w:ascii="宋体" w:hAnsi="宋体" w:eastAsia="宋体" w:cs="宋体"/>
                <w:i w:val="0"/>
                <w:iCs w:val="0"/>
                <w:color w:val="000000"/>
                <w:kern w:val="0"/>
                <w:sz w:val="18"/>
                <w:szCs w:val="18"/>
                <w:u w:val="none"/>
                <w:lang w:val="en-US" w:eastAsia="zh-CN" w:bidi="ar"/>
                <w:woUserID w:val="2"/>
              </w:rPr>
              <w:t>勾选时间</w:t>
            </w:r>
          </w:p>
        </w:tc>
        <w:tc>
          <w:tcPr>
            <w:tcW w:w="578" w:type="pc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pPr>
              <w:keepNext w:val="0"/>
              <w:keepLines w:val="0"/>
              <w:widowControl/>
              <w:suppressLineNumbers w:val="0"/>
              <w:spacing w:before="0" w:beforeAutospacing="0" w:after="0" w:afterAutospacing="0"/>
              <w:ind w:left="0" w:right="0"/>
              <w:jc w:val="both"/>
              <w:textAlignment w:val="top"/>
              <w:rPr>
                <w:rFonts w:hint="default" w:ascii="宋体" w:hAnsi="宋体" w:eastAsia="宋体" w:cs="宋体"/>
                <w:i w:val="0"/>
                <w:iCs w:val="0"/>
                <w:caps w:val="0"/>
                <w:color w:val="000000"/>
                <w:spacing w:val="0"/>
                <w:kern w:val="2"/>
                <w:sz w:val="18"/>
                <w:szCs w:val="18"/>
                <w:lang w:val="en-US" w:eastAsia="zh-CN"/>
                <w:woUserID w:val="2"/>
              </w:rPr>
            </w:pPr>
            <w:r>
              <w:rPr>
                <w:rFonts w:hint="eastAsia" w:ascii="宋体" w:hAnsi="宋体" w:eastAsia="宋体" w:cs="宋体"/>
                <w:i w:val="0"/>
                <w:iCs w:val="0"/>
                <w:color w:val="000000"/>
                <w:kern w:val="0"/>
                <w:sz w:val="18"/>
                <w:szCs w:val="18"/>
                <w:u w:val="none"/>
                <w:lang w:val="en-US" w:eastAsia="zh-CN" w:bidi="ar"/>
                <w:woUserID w:val="2"/>
              </w:rPr>
              <w:t>日期</w:t>
            </w:r>
          </w:p>
        </w:tc>
        <w:tc>
          <w:tcPr>
            <w:tcW w:w="417" w:type="pc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pPr>
              <w:keepNext w:val="0"/>
              <w:keepLines w:val="0"/>
              <w:suppressLineNumbers w:val="0"/>
              <w:spacing w:before="0" w:beforeAutospacing="0" w:after="0" w:afterAutospacing="0"/>
              <w:ind w:left="0" w:right="0"/>
              <w:jc w:val="both"/>
              <w:rPr>
                <w:rFonts w:hint="eastAsia" w:ascii="宋体" w:hAnsi="宋体" w:eastAsia="宋体" w:cs="宋体"/>
                <w:i w:val="0"/>
                <w:iCs w:val="0"/>
                <w:caps w:val="0"/>
                <w:color w:val="000000"/>
                <w:spacing w:val="0"/>
                <w:kern w:val="2"/>
                <w:sz w:val="18"/>
                <w:szCs w:val="18"/>
                <w:woUserID w:val="2"/>
              </w:rPr>
            </w:pPr>
          </w:p>
        </w:tc>
        <w:tc>
          <w:tcPr>
            <w:tcW w:w="460" w:type="pc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pPr>
              <w:keepNext w:val="0"/>
              <w:keepLines w:val="0"/>
              <w:suppressLineNumbers w:val="0"/>
              <w:spacing w:before="0" w:beforeAutospacing="0" w:after="0" w:afterAutospacing="0"/>
              <w:ind w:left="0" w:right="0"/>
              <w:jc w:val="both"/>
              <w:rPr>
                <w:rFonts w:hint="eastAsia" w:ascii="宋体" w:hAnsi="宋体" w:eastAsia="宋体" w:cs="宋体"/>
                <w:i w:val="0"/>
                <w:iCs w:val="0"/>
                <w:caps w:val="0"/>
                <w:color w:val="000000"/>
                <w:spacing w:val="0"/>
                <w:kern w:val="2"/>
                <w:sz w:val="18"/>
                <w:szCs w:val="18"/>
                <w:woUserID w:val="2"/>
              </w:rPr>
            </w:pPr>
          </w:p>
        </w:tc>
        <w:tc>
          <w:tcPr>
            <w:tcW w:w="460" w:type="pc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aps w:val="0"/>
                <w:color w:val="000000"/>
                <w:spacing w:val="0"/>
                <w:kern w:val="2"/>
                <w:sz w:val="18"/>
                <w:szCs w:val="18"/>
                <w:woUserID w:val="2"/>
              </w:rPr>
            </w:pPr>
            <w:r>
              <w:rPr>
                <w:rFonts w:hint="eastAsia" w:ascii="宋体" w:hAnsi="宋体" w:eastAsia="宋体" w:cs="宋体"/>
                <w:i w:val="0"/>
                <w:iCs w:val="0"/>
                <w:color w:val="000000"/>
                <w:kern w:val="0"/>
                <w:sz w:val="18"/>
                <w:szCs w:val="18"/>
                <w:u w:val="none"/>
                <w:lang w:val="en-US" w:eastAsia="zh-CN" w:bidi="ar"/>
                <w:woUserID w:val="2"/>
              </w:rPr>
              <w:t>否</w:t>
            </w:r>
          </w:p>
        </w:tc>
        <w:tc>
          <w:tcPr>
            <w:tcW w:w="1690" w:type="pc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pPr>
              <w:keepNext w:val="0"/>
              <w:keepLines w:val="0"/>
              <w:widowControl/>
              <w:suppressLineNumbers w:val="0"/>
              <w:spacing w:before="0" w:beforeAutospacing="0" w:after="0" w:afterAutospacing="0"/>
              <w:ind w:left="0" w:right="0"/>
              <w:jc w:val="left"/>
              <w:textAlignment w:val="top"/>
              <w:rPr>
                <w:rFonts w:hint="eastAsia" w:ascii="宋体" w:hAnsi="宋体" w:eastAsia="宋体" w:cs="宋体"/>
                <w:i w:val="0"/>
                <w:iCs w:val="0"/>
                <w:caps w:val="0"/>
                <w:color w:val="000000"/>
                <w:spacing w:val="0"/>
                <w:kern w:val="2"/>
                <w:sz w:val="18"/>
                <w:szCs w:val="18"/>
                <w:woUserID w:val="2"/>
              </w:rPr>
            </w:pPr>
            <w:r>
              <w:rPr>
                <w:rFonts w:hint="eastAsia" w:ascii="宋体" w:hAnsi="宋体" w:eastAsia="宋体" w:cs="宋体"/>
                <w:i w:val="0"/>
                <w:iCs w:val="0"/>
                <w:color w:val="000000"/>
                <w:kern w:val="0"/>
                <w:sz w:val="18"/>
                <w:szCs w:val="18"/>
                <w:u w:val="none"/>
                <w:lang w:val="en-US" w:eastAsia="zh-CN" w:bidi="ar"/>
                <w:woUserID w:val="2"/>
              </w:rPr>
              <w:t>勾选操作日期</w:t>
            </w:r>
          </w:p>
        </w:tc>
      </w:tr>
      <w:tr>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auto"/>
          <w:tblCellMar>
            <w:top w:w="15" w:type="dxa"/>
            <w:left w:w="15" w:type="dxa"/>
            <w:bottom w:w="15" w:type="dxa"/>
            <w:right w:w="15" w:type="dxa"/>
          </w:tblCellMar>
        </w:tblPrEx>
        <w:tc>
          <w:tcPr>
            <w:tcW w:w="703" w:type="pc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aps w:val="0"/>
                <w:color w:val="000000"/>
                <w:spacing w:val="0"/>
                <w:kern w:val="2"/>
                <w:sz w:val="18"/>
                <w:szCs w:val="18"/>
                <w:woUserID w:val="2"/>
              </w:rPr>
            </w:pPr>
            <w:r>
              <w:rPr>
                <w:rFonts w:hint="eastAsia" w:ascii="宋体" w:hAnsi="宋体" w:eastAsia="宋体" w:cs="宋体"/>
                <w:i w:val="0"/>
                <w:iCs w:val="0"/>
                <w:color w:val="000000"/>
                <w:kern w:val="0"/>
                <w:sz w:val="18"/>
                <w:szCs w:val="18"/>
                <w:u w:val="none"/>
                <w:lang w:val="en-US" w:eastAsia="zh-CN" w:bidi="ar"/>
                <w:woUserID w:val="2"/>
              </w:rPr>
              <w:t>gxr</w:t>
            </w:r>
          </w:p>
        </w:tc>
        <w:tc>
          <w:tcPr>
            <w:tcW w:w="690" w:type="pc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pPr>
              <w:keepNext w:val="0"/>
              <w:keepLines w:val="0"/>
              <w:widowControl/>
              <w:suppressLineNumbers w:val="0"/>
              <w:spacing w:before="0" w:beforeAutospacing="0" w:after="0" w:afterAutospacing="0"/>
              <w:ind w:left="0" w:right="0"/>
              <w:jc w:val="both"/>
              <w:textAlignment w:val="top"/>
              <w:rPr>
                <w:rFonts w:hint="default" w:cs="宋体"/>
                <w:i w:val="0"/>
                <w:iCs w:val="0"/>
                <w:caps w:val="0"/>
                <w:color w:val="000000"/>
                <w:spacing w:val="0"/>
                <w:kern w:val="2"/>
                <w:sz w:val="18"/>
                <w:szCs w:val="18"/>
                <w:lang w:val="en-US" w:eastAsia="zh-CN"/>
                <w:woUserID w:val="2"/>
              </w:rPr>
            </w:pPr>
            <w:r>
              <w:rPr>
                <w:rFonts w:hint="eastAsia" w:ascii="宋体" w:hAnsi="宋体" w:eastAsia="宋体" w:cs="宋体"/>
                <w:i w:val="0"/>
                <w:iCs w:val="0"/>
                <w:color w:val="000000"/>
                <w:kern w:val="0"/>
                <w:sz w:val="18"/>
                <w:szCs w:val="18"/>
                <w:u w:val="none"/>
                <w:lang w:val="en-US" w:eastAsia="zh-CN" w:bidi="ar"/>
                <w:woUserID w:val="2"/>
              </w:rPr>
              <w:t>勾选人</w:t>
            </w:r>
          </w:p>
        </w:tc>
        <w:tc>
          <w:tcPr>
            <w:tcW w:w="578" w:type="pc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pPr>
              <w:keepNext w:val="0"/>
              <w:keepLines w:val="0"/>
              <w:widowControl/>
              <w:suppressLineNumbers w:val="0"/>
              <w:spacing w:before="0" w:beforeAutospacing="0" w:after="0" w:afterAutospacing="0"/>
              <w:ind w:left="0" w:right="0"/>
              <w:jc w:val="both"/>
              <w:textAlignment w:val="top"/>
              <w:rPr>
                <w:rFonts w:hint="default" w:ascii="宋体" w:hAnsi="宋体" w:eastAsia="宋体" w:cs="宋体"/>
                <w:i w:val="0"/>
                <w:iCs w:val="0"/>
                <w:caps w:val="0"/>
                <w:color w:val="000000"/>
                <w:spacing w:val="0"/>
                <w:kern w:val="2"/>
                <w:sz w:val="18"/>
                <w:szCs w:val="18"/>
                <w:lang w:val="en-US" w:eastAsia="zh-CN"/>
                <w:woUserID w:val="2"/>
              </w:rPr>
            </w:pPr>
            <w:r>
              <w:rPr>
                <w:rFonts w:hint="eastAsia" w:ascii="宋体" w:hAnsi="宋体" w:eastAsia="宋体" w:cs="宋体"/>
                <w:i w:val="0"/>
                <w:iCs w:val="0"/>
                <w:color w:val="000000"/>
                <w:kern w:val="0"/>
                <w:sz w:val="18"/>
                <w:szCs w:val="18"/>
                <w:u w:val="none"/>
                <w:lang w:val="en-US" w:eastAsia="zh-CN" w:bidi="ar"/>
                <w:woUserID w:val="2"/>
              </w:rPr>
              <w:t>参照</w:t>
            </w:r>
          </w:p>
        </w:tc>
        <w:tc>
          <w:tcPr>
            <w:tcW w:w="417" w:type="pc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pPr>
              <w:keepNext w:val="0"/>
              <w:keepLines w:val="0"/>
              <w:suppressLineNumbers w:val="0"/>
              <w:spacing w:before="0" w:beforeAutospacing="0" w:after="0" w:afterAutospacing="0"/>
              <w:ind w:left="0" w:right="0"/>
              <w:jc w:val="both"/>
              <w:rPr>
                <w:rFonts w:hint="eastAsia" w:ascii="宋体" w:hAnsi="宋体" w:eastAsia="宋体" w:cs="宋体"/>
                <w:i w:val="0"/>
                <w:iCs w:val="0"/>
                <w:caps w:val="0"/>
                <w:color w:val="000000"/>
                <w:spacing w:val="0"/>
                <w:kern w:val="2"/>
                <w:sz w:val="18"/>
                <w:szCs w:val="18"/>
                <w:woUserID w:val="2"/>
              </w:rPr>
            </w:pPr>
          </w:p>
        </w:tc>
        <w:tc>
          <w:tcPr>
            <w:tcW w:w="460" w:type="pc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pPr>
              <w:keepNext w:val="0"/>
              <w:keepLines w:val="0"/>
              <w:suppressLineNumbers w:val="0"/>
              <w:spacing w:before="0" w:beforeAutospacing="0" w:after="0" w:afterAutospacing="0"/>
              <w:ind w:left="0" w:right="0"/>
              <w:jc w:val="both"/>
              <w:rPr>
                <w:rFonts w:hint="eastAsia" w:ascii="宋体" w:hAnsi="宋体" w:eastAsia="宋体" w:cs="宋体"/>
                <w:i w:val="0"/>
                <w:iCs w:val="0"/>
                <w:caps w:val="0"/>
                <w:color w:val="000000"/>
                <w:spacing w:val="0"/>
                <w:kern w:val="2"/>
                <w:sz w:val="18"/>
                <w:szCs w:val="18"/>
                <w:woUserID w:val="2"/>
              </w:rPr>
            </w:pPr>
          </w:p>
        </w:tc>
        <w:tc>
          <w:tcPr>
            <w:tcW w:w="460" w:type="pc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aps w:val="0"/>
                <w:color w:val="000000"/>
                <w:spacing w:val="0"/>
                <w:kern w:val="2"/>
                <w:sz w:val="18"/>
                <w:szCs w:val="18"/>
                <w:highlight w:val="none"/>
                <w:lang w:val="en-US" w:eastAsia="zh-CN" w:bidi="ar-SA"/>
                <w:woUserID w:val="2"/>
              </w:rPr>
            </w:pPr>
            <w:r>
              <w:rPr>
                <w:rFonts w:hint="eastAsia" w:ascii="宋体" w:hAnsi="宋体" w:eastAsia="宋体" w:cs="宋体"/>
                <w:i w:val="0"/>
                <w:iCs w:val="0"/>
                <w:color w:val="000000"/>
                <w:kern w:val="0"/>
                <w:sz w:val="18"/>
                <w:szCs w:val="18"/>
                <w:u w:val="none"/>
                <w:lang w:val="en-US" w:eastAsia="zh-CN" w:bidi="ar"/>
                <w:woUserID w:val="2"/>
              </w:rPr>
              <w:t>否</w:t>
            </w:r>
          </w:p>
        </w:tc>
        <w:tc>
          <w:tcPr>
            <w:tcW w:w="1690" w:type="pc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pPr>
              <w:keepNext w:val="0"/>
              <w:keepLines w:val="0"/>
              <w:widowControl/>
              <w:suppressLineNumbers w:val="0"/>
              <w:spacing w:before="0" w:beforeAutospacing="0" w:after="0" w:afterAutospacing="0"/>
              <w:ind w:left="0" w:right="0"/>
              <w:jc w:val="left"/>
              <w:textAlignment w:val="top"/>
              <w:rPr>
                <w:rFonts w:hint="default" w:ascii="宋体" w:hAnsi="宋体" w:eastAsia="宋体" w:cs="宋体"/>
                <w:i w:val="0"/>
                <w:iCs w:val="0"/>
                <w:caps w:val="0"/>
                <w:color w:val="000000"/>
                <w:spacing w:val="0"/>
                <w:kern w:val="2"/>
                <w:sz w:val="18"/>
                <w:szCs w:val="18"/>
                <w:lang w:val="en-US" w:eastAsia="zh-CN"/>
                <w:woUserID w:val="2"/>
              </w:rPr>
            </w:pPr>
            <w:r>
              <w:rPr>
                <w:rFonts w:hint="eastAsia" w:ascii="宋体" w:hAnsi="宋体" w:eastAsia="宋体" w:cs="宋体"/>
                <w:i w:val="0"/>
                <w:iCs w:val="0"/>
                <w:color w:val="000000"/>
                <w:kern w:val="0"/>
                <w:sz w:val="18"/>
                <w:szCs w:val="18"/>
                <w:u w:val="none"/>
                <w:lang w:val="en-US" w:eastAsia="zh-CN" w:bidi="ar"/>
                <w:woUserID w:val="2"/>
              </w:rPr>
              <w:t>勾选操作人</w:t>
            </w:r>
          </w:p>
        </w:tc>
      </w:tr>
      <w:tr>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auto"/>
          <w:tblCellMar>
            <w:top w:w="15" w:type="dxa"/>
            <w:left w:w="15" w:type="dxa"/>
            <w:bottom w:w="15" w:type="dxa"/>
            <w:right w:w="15" w:type="dxa"/>
          </w:tblCellMar>
        </w:tblPrEx>
        <w:tc>
          <w:tcPr>
            <w:tcW w:w="703" w:type="pc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aps w:val="0"/>
                <w:color w:val="000000"/>
                <w:spacing w:val="0"/>
                <w:kern w:val="2"/>
                <w:sz w:val="18"/>
                <w:szCs w:val="18"/>
                <w:highlight w:val="none"/>
                <w:woUserID w:val="2"/>
              </w:rPr>
            </w:pPr>
            <w:r>
              <w:rPr>
                <w:rFonts w:hint="eastAsia" w:ascii="宋体" w:hAnsi="宋体" w:eastAsia="宋体" w:cs="宋体"/>
                <w:i w:val="0"/>
                <w:iCs w:val="0"/>
                <w:color w:val="000000"/>
                <w:kern w:val="0"/>
                <w:sz w:val="18"/>
                <w:szCs w:val="18"/>
                <w:u w:val="none"/>
                <w:lang w:val="en-US" w:eastAsia="zh-CN" w:bidi="ar"/>
                <w:woUserID w:val="2"/>
              </w:rPr>
              <w:t>pzh</w:t>
            </w:r>
          </w:p>
        </w:tc>
        <w:tc>
          <w:tcPr>
            <w:tcW w:w="690" w:type="pc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pPr>
              <w:keepNext w:val="0"/>
              <w:keepLines w:val="0"/>
              <w:widowControl/>
              <w:suppressLineNumbers w:val="0"/>
              <w:spacing w:before="0" w:beforeAutospacing="0" w:after="0" w:afterAutospacing="0"/>
              <w:ind w:left="0" w:right="0"/>
              <w:jc w:val="both"/>
              <w:textAlignment w:val="top"/>
              <w:rPr>
                <w:rFonts w:hint="default" w:cs="宋体"/>
                <w:i w:val="0"/>
                <w:iCs w:val="0"/>
                <w:caps w:val="0"/>
                <w:color w:val="000000"/>
                <w:spacing w:val="0"/>
                <w:kern w:val="2"/>
                <w:sz w:val="18"/>
                <w:szCs w:val="18"/>
                <w:highlight w:val="none"/>
                <w:lang w:val="en-US" w:eastAsia="zh-CN"/>
                <w:woUserID w:val="2"/>
              </w:rPr>
            </w:pPr>
            <w:r>
              <w:rPr>
                <w:rFonts w:hint="eastAsia" w:ascii="宋体" w:hAnsi="宋体" w:eastAsia="宋体" w:cs="宋体"/>
                <w:i w:val="0"/>
                <w:iCs w:val="0"/>
                <w:color w:val="000000"/>
                <w:kern w:val="0"/>
                <w:sz w:val="18"/>
                <w:szCs w:val="18"/>
                <w:u w:val="none"/>
                <w:lang w:val="en-US" w:eastAsia="zh-CN" w:bidi="ar"/>
                <w:woUserID w:val="2"/>
              </w:rPr>
              <w:t>凭证号</w:t>
            </w:r>
          </w:p>
        </w:tc>
        <w:tc>
          <w:tcPr>
            <w:tcW w:w="578" w:type="pc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aps w:val="0"/>
                <w:color w:val="000000"/>
                <w:spacing w:val="0"/>
                <w:kern w:val="2"/>
                <w:sz w:val="18"/>
                <w:szCs w:val="18"/>
                <w:lang w:val="en-US" w:eastAsia="zh-CN"/>
                <w:woUserID w:val="2"/>
              </w:rPr>
            </w:pPr>
            <w:r>
              <w:rPr>
                <w:rFonts w:hint="eastAsia" w:ascii="宋体" w:hAnsi="宋体" w:eastAsia="宋体" w:cs="宋体"/>
                <w:i w:val="0"/>
                <w:iCs w:val="0"/>
                <w:color w:val="000000"/>
                <w:kern w:val="0"/>
                <w:sz w:val="18"/>
                <w:szCs w:val="18"/>
                <w:u w:val="none"/>
                <w:lang w:val="en-US" w:eastAsia="zh-CN" w:bidi="ar"/>
                <w:woUserID w:val="2"/>
              </w:rPr>
              <w:t>数字</w:t>
            </w:r>
          </w:p>
        </w:tc>
        <w:tc>
          <w:tcPr>
            <w:tcW w:w="417" w:type="pc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pPr>
              <w:keepNext w:val="0"/>
              <w:keepLines w:val="0"/>
              <w:suppressLineNumbers w:val="0"/>
              <w:spacing w:before="0" w:beforeAutospacing="0" w:after="0" w:afterAutospacing="0"/>
              <w:ind w:left="0" w:right="0"/>
              <w:jc w:val="both"/>
              <w:rPr>
                <w:rFonts w:hint="eastAsia" w:ascii="宋体" w:hAnsi="宋体" w:eastAsia="宋体" w:cs="宋体"/>
                <w:i w:val="0"/>
                <w:iCs w:val="0"/>
                <w:caps w:val="0"/>
                <w:color w:val="000000"/>
                <w:spacing w:val="0"/>
                <w:kern w:val="2"/>
                <w:sz w:val="18"/>
                <w:szCs w:val="18"/>
                <w:woUserID w:val="2"/>
              </w:rPr>
            </w:pPr>
          </w:p>
        </w:tc>
        <w:tc>
          <w:tcPr>
            <w:tcW w:w="460" w:type="pc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pPr>
              <w:keepNext w:val="0"/>
              <w:keepLines w:val="0"/>
              <w:suppressLineNumbers w:val="0"/>
              <w:spacing w:before="0" w:beforeAutospacing="0" w:after="0" w:afterAutospacing="0"/>
              <w:ind w:left="0" w:right="0"/>
              <w:jc w:val="both"/>
              <w:rPr>
                <w:rFonts w:hint="eastAsia" w:ascii="宋体" w:hAnsi="宋体" w:eastAsia="宋体" w:cs="宋体"/>
                <w:i w:val="0"/>
                <w:iCs w:val="0"/>
                <w:caps w:val="0"/>
                <w:color w:val="000000"/>
                <w:spacing w:val="0"/>
                <w:kern w:val="2"/>
                <w:sz w:val="18"/>
                <w:szCs w:val="18"/>
                <w:woUserID w:val="2"/>
              </w:rPr>
            </w:pPr>
          </w:p>
        </w:tc>
        <w:tc>
          <w:tcPr>
            <w:tcW w:w="460" w:type="pc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aps w:val="0"/>
                <w:color w:val="000000"/>
                <w:spacing w:val="0"/>
                <w:kern w:val="2"/>
                <w:sz w:val="18"/>
                <w:szCs w:val="18"/>
                <w:lang w:val="en-US" w:eastAsia="zh-CN"/>
                <w:woUserID w:val="2"/>
              </w:rPr>
            </w:pPr>
            <w:r>
              <w:rPr>
                <w:rFonts w:hint="eastAsia" w:ascii="宋体" w:hAnsi="宋体" w:eastAsia="宋体" w:cs="宋体"/>
                <w:i w:val="0"/>
                <w:iCs w:val="0"/>
                <w:color w:val="000000"/>
                <w:kern w:val="0"/>
                <w:sz w:val="18"/>
                <w:szCs w:val="18"/>
                <w:u w:val="none"/>
                <w:lang w:val="en-US" w:eastAsia="zh-CN" w:bidi="ar"/>
                <w:woUserID w:val="2"/>
              </w:rPr>
              <w:t>否</w:t>
            </w:r>
          </w:p>
        </w:tc>
        <w:tc>
          <w:tcPr>
            <w:tcW w:w="1690" w:type="pc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aps w:val="0"/>
                <w:color w:val="000000"/>
                <w:spacing w:val="0"/>
                <w:kern w:val="2"/>
                <w:sz w:val="18"/>
                <w:szCs w:val="18"/>
                <w:woUserID w:val="2"/>
              </w:rPr>
            </w:pPr>
          </w:p>
        </w:tc>
      </w:tr>
      <w:tr>
        <w:tblPrEx>
          <w:tblBorders>
            <w:top w:val="outset" w:color="auto" w:sz="0" w:space="0"/>
            <w:left w:val="outset" w:color="auto" w:sz="0" w:space="0"/>
            <w:bottom w:val="outset" w:color="auto" w:sz="0" w:space="0"/>
            <w:right w:val="outset" w:color="auto" w:sz="0" w:space="0"/>
            <w:insideH w:val="outset" w:color="auto" w:sz="6" w:space="0"/>
            <w:insideV w:val="outset" w:color="auto" w:sz="6" w:space="0"/>
          </w:tblBorders>
          <w:shd w:val="clear" w:color="auto" w:fill="auto"/>
          <w:tblCellMar>
            <w:top w:w="15" w:type="dxa"/>
            <w:left w:w="15" w:type="dxa"/>
            <w:bottom w:w="15" w:type="dxa"/>
            <w:right w:w="15" w:type="dxa"/>
          </w:tblCellMar>
        </w:tblPrEx>
        <w:tc>
          <w:tcPr>
            <w:tcW w:w="703" w:type="pc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olor w:val="000000"/>
                <w:kern w:val="0"/>
                <w:sz w:val="18"/>
                <w:szCs w:val="18"/>
                <w:u w:val="none"/>
                <w:lang w:val="en-US" w:eastAsia="zh-CN" w:bidi="ar"/>
                <w:woUserID w:val="2"/>
              </w:rPr>
            </w:pPr>
            <w:r>
              <w:rPr>
                <w:rFonts w:hint="eastAsia" w:ascii="宋体" w:hAnsi="宋体" w:eastAsia="宋体" w:cs="宋体"/>
                <w:i w:val="0"/>
                <w:iCs w:val="0"/>
                <w:color w:val="000000"/>
                <w:kern w:val="0"/>
                <w:sz w:val="18"/>
                <w:szCs w:val="18"/>
                <w:u w:val="none"/>
                <w:lang w:val="en-US" w:eastAsia="zh-CN" w:bidi="ar"/>
                <w:woUserID w:val="2"/>
              </w:rPr>
              <w:t>sjly</w:t>
            </w:r>
          </w:p>
        </w:tc>
        <w:tc>
          <w:tcPr>
            <w:tcW w:w="690" w:type="pc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olor w:val="000000"/>
                <w:kern w:val="0"/>
                <w:sz w:val="18"/>
                <w:szCs w:val="18"/>
                <w:u w:val="none"/>
                <w:lang w:val="en-US" w:eastAsia="zh-CN" w:bidi="ar"/>
                <w:woUserID w:val="2"/>
              </w:rPr>
            </w:pPr>
            <w:r>
              <w:rPr>
                <w:rFonts w:hint="eastAsia" w:ascii="宋体" w:hAnsi="宋体" w:eastAsia="宋体" w:cs="宋体"/>
                <w:i w:val="0"/>
                <w:iCs w:val="0"/>
                <w:color w:val="000000"/>
                <w:kern w:val="0"/>
                <w:sz w:val="18"/>
                <w:szCs w:val="18"/>
                <w:u w:val="none"/>
                <w:lang w:val="en-US" w:eastAsia="zh-CN" w:bidi="ar"/>
                <w:woUserID w:val="2"/>
              </w:rPr>
              <w:t>数据来源</w:t>
            </w:r>
          </w:p>
        </w:tc>
        <w:tc>
          <w:tcPr>
            <w:tcW w:w="578" w:type="pc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olor w:val="000000"/>
                <w:kern w:val="0"/>
                <w:sz w:val="18"/>
                <w:szCs w:val="18"/>
                <w:u w:val="none"/>
                <w:lang w:val="en-US" w:eastAsia="zh-CN" w:bidi="ar"/>
                <w:woUserID w:val="2"/>
              </w:rPr>
            </w:pPr>
            <w:r>
              <w:rPr>
                <w:rFonts w:hint="eastAsia" w:ascii="宋体" w:hAnsi="宋体" w:eastAsia="宋体" w:cs="宋体"/>
                <w:i w:val="0"/>
                <w:iCs w:val="0"/>
                <w:color w:val="000000"/>
                <w:kern w:val="0"/>
                <w:sz w:val="18"/>
                <w:szCs w:val="18"/>
                <w:u w:val="none"/>
                <w:lang w:val="en-US" w:eastAsia="zh-CN" w:bidi="ar"/>
                <w:woUserID w:val="2"/>
              </w:rPr>
              <w:t>参照</w:t>
            </w:r>
          </w:p>
        </w:tc>
        <w:tc>
          <w:tcPr>
            <w:tcW w:w="417" w:type="pc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pPr>
              <w:keepNext w:val="0"/>
              <w:keepLines w:val="0"/>
              <w:suppressLineNumbers w:val="0"/>
              <w:spacing w:before="0" w:beforeAutospacing="0" w:after="0" w:afterAutospacing="0"/>
              <w:ind w:left="0" w:right="0"/>
              <w:jc w:val="both"/>
              <w:rPr>
                <w:rFonts w:hint="eastAsia" w:ascii="宋体" w:hAnsi="宋体" w:eastAsia="宋体" w:cs="宋体"/>
                <w:i w:val="0"/>
                <w:iCs w:val="0"/>
                <w:caps w:val="0"/>
                <w:color w:val="000000"/>
                <w:spacing w:val="0"/>
                <w:kern w:val="2"/>
                <w:sz w:val="18"/>
                <w:szCs w:val="18"/>
                <w:woUserID w:val="2"/>
              </w:rPr>
            </w:pPr>
          </w:p>
        </w:tc>
        <w:tc>
          <w:tcPr>
            <w:tcW w:w="460" w:type="pc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pPr>
              <w:keepNext w:val="0"/>
              <w:keepLines w:val="0"/>
              <w:suppressLineNumbers w:val="0"/>
              <w:spacing w:before="0" w:beforeAutospacing="0" w:after="0" w:afterAutospacing="0"/>
              <w:ind w:left="0" w:right="0"/>
              <w:jc w:val="both"/>
              <w:rPr>
                <w:rFonts w:hint="eastAsia" w:ascii="宋体" w:hAnsi="宋体" w:eastAsia="宋体" w:cs="宋体"/>
                <w:i w:val="0"/>
                <w:iCs w:val="0"/>
                <w:caps w:val="0"/>
                <w:color w:val="000000"/>
                <w:spacing w:val="0"/>
                <w:kern w:val="2"/>
                <w:sz w:val="18"/>
                <w:szCs w:val="18"/>
                <w:woUserID w:val="2"/>
              </w:rPr>
            </w:pPr>
          </w:p>
        </w:tc>
        <w:tc>
          <w:tcPr>
            <w:tcW w:w="460" w:type="pc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pPr>
              <w:keepNext w:val="0"/>
              <w:keepLines w:val="0"/>
              <w:widowControl/>
              <w:suppressLineNumbers w:val="0"/>
              <w:spacing w:before="0" w:beforeAutospacing="0" w:after="0" w:afterAutospacing="0"/>
              <w:ind w:left="0" w:right="0"/>
              <w:jc w:val="both"/>
              <w:textAlignment w:val="top"/>
              <w:rPr>
                <w:rFonts w:hint="eastAsia" w:ascii="宋体" w:hAnsi="宋体" w:eastAsia="宋体" w:cs="宋体"/>
                <w:i w:val="0"/>
                <w:iCs w:val="0"/>
                <w:color w:val="000000"/>
                <w:kern w:val="0"/>
                <w:sz w:val="18"/>
                <w:szCs w:val="18"/>
                <w:u w:val="none"/>
                <w:lang w:val="en-US" w:eastAsia="zh-CN" w:bidi="ar"/>
                <w:woUserID w:val="2"/>
              </w:rPr>
            </w:pPr>
            <w:r>
              <w:rPr>
                <w:rFonts w:hint="eastAsia" w:ascii="宋体" w:hAnsi="宋体" w:eastAsia="宋体" w:cs="宋体"/>
                <w:i w:val="0"/>
                <w:iCs w:val="0"/>
                <w:color w:val="000000"/>
                <w:kern w:val="0"/>
                <w:sz w:val="18"/>
                <w:szCs w:val="18"/>
                <w:u w:val="none"/>
                <w:lang w:val="en-US" w:eastAsia="zh-CN" w:bidi="ar"/>
                <w:woUserID w:val="2"/>
              </w:rPr>
              <w:t>否</w:t>
            </w:r>
          </w:p>
        </w:tc>
        <w:tc>
          <w:tcPr>
            <w:tcW w:w="1690" w:type="pc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top"/>
          </w:tcPr>
          <w:p>
            <w:pPr>
              <w:keepNext w:val="0"/>
              <w:keepLines w:val="0"/>
              <w:suppressLineNumbers w:val="0"/>
              <w:spacing w:before="0" w:beforeAutospacing="0" w:after="0" w:afterAutospacing="0"/>
              <w:ind w:left="0" w:right="0"/>
              <w:jc w:val="both"/>
              <w:rPr>
                <w:rFonts w:hint="eastAsia" w:ascii="宋体" w:hAnsi="宋体" w:eastAsia="宋体" w:cs="宋体"/>
                <w:i w:val="0"/>
                <w:iCs w:val="0"/>
                <w:caps w:val="0"/>
                <w:color w:val="000000"/>
                <w:spacing w:val="0"/>
                <w:kern w:val="2"/>
                <w:sz w:val="18"/>
                <w:szCs w:val="18"/>
                <w:lang w:eastAsia="zh"/>
                <w:woUserID w:val="1"/>
              </w:rPr>
            </w:pPr>
            <w:r>
              <w:rPr>
                <w:rFonts w:hint="eastAsia" w:ascii="宋体" w:hAnsi="宋体" w:eastAsia="宋体" w:cs="宋体"/>
                <w:i w:val="0"/>
                <w:iCs w:val="0"/>
                <w:caps w:val="0"/>
                <w:color w:val="000000"/>
                <w:spacing w:val="0"/>
                <w:kern w:val="2"/>
                <w:sz w:val="18"/>
                <w:szCs w:val="18"/>
                <w:lang w:eastAsia="zh"/>
                <w:woUserID w:val="1"/>
              </w:rPr>
              <w:t>总账、费用报销</w:t>
            </w:r>
          </w:p>
        </w:tc>
      </w:tr>
    </w:tbl>
    <w:p>
      <w:pPr>
        <w:pStyle w:val="26"/>
        <w:keepNext w:val="0"/>
        <w:keepLines w:val="0"/>
        <w:widowControl/>
        <w:suppressLineNumbers w:val="0"/>
        <w:spacing w:before="0" w:beforeAutospacing="1" w:after="156" w:afterAutospacing="0"/>
        <w:ind w:left="0" w:right="0" w:firstLine="0"/>
        <w:jc w:val="left"/>
        <w:rPr>
          <w:rFonts w:hint="eastAsia" w:ascii="微软雅黑"/>
          <w:szCs w:val="21"/>
          <w:lang w:eastAsia="zh"/>
        </w:rPr>
      </w:pPr>
    </w:p>
    <w:p>
      <w:pPr>
        <w:pStyle w:val="3"/>
        <w:numPr>
          <w:ilvl w:val="0"/>
          <w:numId w:val="0"/>
        </w:numPr>
        <w:ind w:left="425"/>
        <w:rPr>
          <w:del w:id="793" w:author="刘西西" w:date="2024-05-13T15:54:28Z"/>
          <w:rFonts w:hint="default"/>
          <w:lang w:val="en-US"/>
        </w:rPr>
      </w:pPr>
      <w:bookmarkStart w:id="55" w:name="_Toc890937868"/>
      <w:bookmarkStart w:id="56" w:name="_Toc1831846850"/>
      <w:r>
        <w:rPr>
          <w:rFonts w:hint="eastAsia"/>
          <w:lang w:val="en-US" w:eastAsia="zh"/>
          <w:woUserID w:val="1"/>
        </w:rPr>
        <w:t>4</w:t>
      </w:r>
      <w:r>
        <w:rPr>
          <w:rFonts w:hint="eastAsia"/>
          <w:lang w:val="en-US" w:eastAsia="zh-CN"/>
        </w:rPr>
        <w:t>.</w:t>
      </w:r>
      <w:r>
        <w:rPr>
          <w:rFonts w:hint="eastAsia"/>
          <w:lang w:val="en-US" w:eastAsia="zh"/>
          <w:woUserID w:val="1"/>
        </w:rPr>
        <w:t>3</w:t>
      </w:r>
      <w:r>
        <w:rPr>
          <w:rFonts w:hint="eastAsia"/>
          <w:lang w:val="en-US" w:eastAsia="zh-CN"/>
        </w:rPr>
        <w:t>电子凭证综合服务平台</w:t>
      </w:r>
      <w:bookmarkEnd w:id="55"/>
      <w:bookmarkEnd w:id="56"/>
    </w:p>
    <w:p>
      <w:pPr>
        <w:pStyle w:val="3"/>
        <w:numPr>
          <w:ilvl w:val="0"/>
          <w:numId w:val="0"/>
        </w:numPr>
        <w:ind w:left="425"/>
        <w:rPr>
          <w:rFonts w:hint="eastAsia"/>
        </w:rPr>
      </w:pPr>
      <w:bookmarkStart w:id="57" w:name="_Toc1305491813"/>
    </w:p>
    <w:p>
      <w:pPr>
        <w:pStyle w:val="4"/>
        <w:numPr>
          <w:ilvl w:val="2"/>
          <w:numId w:val="0"/>
        </w:numPr>
        <w:ind w:leftChars="0"/>
        <w:rPr>
          <w:rFonts w:hint="eastAsia"/>
          <w:lang w:eastAsia="zh"/>
          <w:woUserID w:val="1"/>
        </w:rPr>
      </w:pPr>
      <w:bookmarkStart w:id="58" w:name="_Toc114834778"/>
      <w:r>
        <w:rPr>
          <w:rFonts w:hint="eastAsia"/>
          <w:lang w:eastAsia="zh"/>
          <w:woUserID w:val="1"/>
        </w:rPr>
        <w:t>4.3.1业务需求</w:t>
      </w:r>
      <w:bookmarkEnd w:id="58"/>
    </w:p>
    <w:p>
      <w:pPr>
        <w:keepNext w:val="0"/>
        <w:keepLines w:val="0"/>
        <w:widowControl/>
        <w:numPr>
          <w:ilvl w:val="0"/>
          <w:numId w:val="14"/>
        </w:numPr>
        <w:suppressLineNumbers w:val="0"/>
        <w:spacing w:before="0" w:beforeAutospacing="0" w:after="0" w:afterAutospacing="0" w:line="315" w:lineRule="atLeast"/>
        <w:ind w:left="0" w:right="0" w:firstLine="480"/>
        <w:jc w:val="left"/>
        <w:rPr>
          <w:rFonts w:hint="eastAsia" w:ascii="宋体" w:hAnsi="宋体" w:eastAsia="宋体" w:cs="宋体"/>
          <w:i w:val="0"/>
          <w:iCs w:val="0"/>
          <w:caps w:val="0"/>
          <w:color w:val="000000"/>
          <w:spacing w:val="0"/>
          <w:kern w:val="0"/>
          <w:sz w:val="21"/>
          <w:szCs w:val="21"/>
          <w:u w:val="none"/>
          <w:lang w:val="en-US" w:eastAsia="zh" w:bidi="ar"/>
          <w:woUserID w:val="1"/>
        </w:rPr>
      </w:pPr>
      <w:r>
        <w:rPr>
          <w:rFonts w:hint="eastAsia" w:ascii="宋体" w:hAnsi="宋体" w:eastAsia="宋体" w:cs="宋体"/>
          <w:i w:val="0"/>
          <w:iCs w:val="0"/>
          <w:caps w:val="0"/>
          <w:color w:val="000000"/>
          <w:spacing w:val="0"/>
          <w:kern w:val="0"/>
          <w:sz w:val="21"/>
          <w:szCs w:val="21"/>
          <w:u w:val="none"/>
          <w:lang w:val="en-US" w:eastAsia="zh" w:bidi="ar"/>
          <w:woUserID w:val="1"/>
        </w:rPr>
        <w:t>存储电子票据及电子会计凭证</w:t>
      </w:r>
    </w:p>
    <w:p>
      <w:pPr>
        <w:keepNext w:val="0"/>
        <w:keepLines w:val="0"/>
        <w:widowControl/>
        <w:numPr>
          <w:ilvl w:val="0"/>
          <w:numId w:val="14"/>
        </w:numPr>
        <w:suppressLineNumbers w:val="0"/>
        <w:spacing w:before="0" w:beforeAutospacing="0" w:after="0" w:afterAutospacing="0" w:line="315" w:lineRule="atLeast"/>
        <w:ind w:left="0" w:right="0" w:firstLine="480"/>
        <w:jc w:val="left"/>
        <w:rPr>
          <w:rFonts w:hint="eastAsia" w:ascii="宋体" w:hAnsi="宋体" w:eastAsia="宋体" w:cs="宋体"/>
          <w:i w:val="0"/>
          <w:iCs w:val="0"/>
          <w:caps w:val="0"/>
          <w:color w:val="000000"/>
          <w:spacing w:val="0"/>
          <w:kern w:val="0"/>
          <w:sz w:val="21"/>
          <w:szCs w:val="21"/>
          <w:u w:val="none"/>
          <w:lang w:val="en-US" w:eastAsia="zh" w:bidi="ar"/>
          <w:woUserID w:val="1"/>
        </w:rPr>
      </w:pPr>
      <w:r>
        <w:rPr>
          <w:rFonts w:hint="eastAsia" w:ascii="宋体" w:hAnsi="宋体" w:eastAsia="宋体" w:cs="宋体"/>
          <w:i w:val="0"/>
          <w:iCs w:val="0"/>
          <w:caps w:val="0"/>
          <w:color w:val="000000"/>
          <w:spacing w:val="0"/>
          <w:kern w:val="0"/>
          <w:sz w:val="21"/>
          <w:szCs w:val="21"/>
          <w:u w:val="none"/>
          <w:lang w:val="en-US" w:eastAsia="zh" w:bidi="ar"/>
          <w:woUserID w:val="1"/>
        </w:rPr>
        <w:t>可导出监管报送的xbrl文件</w:t>
      </w:r>
    </w:p>
    <w:p>
      <w:pPr>
        <w:pStyle w:val="4"/>
        <w:numPr>
          <w:ilvl w:val="2"/>
          <w:numId w:val="0"/>
        </w:numPr>
        <w:ind w:leftChars="0"/>
        <w:rPr>
          <w:rFonts w:hint="eastAsia"/>
        </w:rPr>
      </w:pPr>
      <w:bookmarkStart w:id="59" w:name="_Toc466425778"/>
      <w:r>
        <w:rPr>
          <w:rFonts w:hint="eastAsia"/>
          <w:lang w:eastAsia="zh"/>
          <w:woUserID w:val="1"/>
        </w:rPr>
        <w:t>4.3.2功能描述</w:t>
      </w:r>
      <w:bookmarkEnd w:id="57"/>
      <w:bookmarkEnd w:id="59"/>
    </w:p>
    <w:p>
      <w:pPr>
        <w:keepNext w:val="0"/>
        <w:keepLines w:val="0"/>
        <w:widowControl/>
        <w:suppressLineNumbers w:val="0"/>
        <w:spacing w:before="0" w:beforeAutospacing="0" w:after="0" w:afterAutospacing="0" w:line="315" w:lineRule="atLeast"/>
        <w:ind w:left="0" w:right="0" w:firstLine="480"/>
        <w:jc w:val="left"/>
        <w:rPr>
          <w:rFonts w:hint="eastAsia" w:ascii="宋体" w:hAnsi="宋体" w:eastAsia="宋体" w:cs="宋体"/>
          <w:i w:val="0"/>
          <w:iCs w:val="0"/>
          <w:caps w:val="0"/>
          <w:color w:val="000000"/>
          <w:spacing w:val="0"/>
          <w:sz w:val="21"/>
          <w:szCs w:val="21"/>
          <w:u w:val="none"/>
          <w:woUserID w:val="1"/>
        </w:rPr>
      </w:pPr>
      <w:bookmarkStart w:id="60" w:name="_Toc946080655"/>
      <w:r>
        <w:rPr>
          <w:rFonts w:hint="eastAsia" w:ascii="宋体" w:hAnsi="宋体" w:eastAsia="宋体" w:cs="宋体"/>
          <w:i w:val="0"/>
          <w:iCs w:val="0"/>
          <w:caps w:val="0"/>
          <w:color w:val="000000"/>
          <w:spacing w:val="0"/>
          <w:kern w:val="0"/>
          <w:sz w:val="21"/>
          <w:szCs w:val="21"/>
          <w:u w:val="none"/>
          <w:lang w:val="en-US" w:eastAsia="zh-CN" w:bidi="ar"/>
          <w:woUserID w:val="1"/>
        </w:rPr>
        <w:t>电子凭证综合服务平台</w:t>
      </w:r>
      <w:r>
        <w:rPr>
          <w:rFonts w:hint="eastAsia" w:ascii="宋体" w:hAnsi="宋体" w:eastAsia="宋体" w:cs="宋体"/>
          <w:i w:val="0"/>
          <w:iCs w:val="0"/>
          <w:caps w:val="0"/>
          <w:color w:val="000000"/>
          <w:spacing w:val="0"/>
          <w:kern w:val="0"/>
          <w:sz w:val="21"/>
          <w:szCs w:val="21"/>
          <w:u w:val="none"/>
          <w:lang w:val="en-US" w:eastAsia="zh" w:bidi="ar"/>
          <w:woUserID w:val="1"/>
        </w:rPr>
        <w:t>是对</w:t>
      </w:r>
      <w:r>
        <w:rPr>
          <w:rFonts w:hint="eastAsia" w:ascii="宋体" w:hAnsi="宋体" w:eastAsia="宋体" w:cs="宋体"/>
          <w:i w:val="0"/>
          <w:iCs w:val="0"/>
          <w:caps w:val="0"/>
          <w:color w:val="000000"/>
          <w:spacing w:val="0"/>
          <w:kern w:val="0"/>
          <w:sz w:val="21"/>
          <w:szCs w:val="21"/>
          <w:u w:val="none"/>
          <w:lang w:val="en-US" w:eastAsia="zh-CN" w:bidi="ar"/>
          <w:woUserID w:val="1"/>
        </w:rPr>
        <w:t>原始票据类电子凭证数据（包括pdf/odf/xml文件）和业务关联单据数据、与会计记账凭证建立关联关系通过接口自动导入电子凭证综合服务平台。</w:t>
      </w:r>
    </w:p>
    <w:p>
      <w:pPr>
        <w:keepNext w:val="0"/>
        <w:keepLines w:val="0"/>
        <w:widowControl/>
        <w:suppressLineNumbers w:val="0"/>
        <w:spacing w:before="0" w:beforeAutospacing="0" w:after="0" w:afterAutospacing="0" w:line="315" w:lineRule="atLeast"/>
        <w:ind w:left="0" w:right="0" w:firstLine="480"/>
        <w:jc w:val="left"/>
        <w:rPr>
          <w:rFonts w:hint="eastAsia" w:ascii="宋体" w:hAnsi="宋体" w:eastAsia="宋体" w:cs="宋体"/>
          <w:i w:val="0"/>
          <w:iCs w:val="0"/>
          <w:caps w:val="0"/>
          <w:color w:val="000000"/>
          <w:spacing w:val="0"/>
          <w:sz w:val="21"/>
          <w:szCs w:val="21"/>
          <w:u w:val="none"/>
          <w:woUserID w:val="1"/>
        </w:rPr>
      </w:pPr>
      <w:r>
        <w:rPr>
          <w:rFonts w:hint="eastAsia" w:ascii="宋体" w:hAnsi="宋体" w:eastAsia="宋体" w:cs="宋体"/>
          <w:i w:val="0"/>
          <w:iCs w:val="0"/>
          <w:caps w:val="0"/>
          <w:color w:val="000000"/>
          <w:spacing w:val="0"/>
          <w:kern w:val="0"/>
          <w:sz w:val="21"/>
          <w:szCs w:val="21"/>
          <w:u w:val="none"/>
          <w:lang w:val="en-US" w:eastAsia="zh-CN" w:bidi="ar"/>
          <w:woUserID w:val="1"/>
        </w:rPr>
        <w:t>电子凭证综合服务平台可对相应的原始电子凭证文件进行接收、验签、解析、提取等操作，在全过程将相应的数据存储至电子凭证管理数据库中，进行调用。同时，将原始票据类电子凭证数据和财务记账凭证数据通过业务关联单据数据（报销单、采购单等）编号自动关联，进行入账；继而生成电子凭证对应的会计入账信息结构化数据并归档上报，以实现电子凭证接收、解析、报销、入账及归档全流程线上处理。</w:t>
      </w:r>
    </w:p>
    <w:p>
      <w:pPr>
        <w:keepNext w:val="0"/>
        <w:keepLines w:val="0"/>
        <w:widowControl/>
        <w:suppressLineNumbers w:val="0"/>
        <w:spacing w:before="0" w:beforeAutospacing="0" w:after="0" w:afterAutospacing="0" w:line="315" w:lineRule="atLeast"/>
        <w:ind w:left="0" w:right="0" w:firstLine="480"/>
        <w:jc w:val="left"/>
        <w:rPr>
          <w:rFonts w:hint="eastAsia" w:ascii="宋体" w:hAnsi="宋体" w:eastAsia="宋体" w:cs="宋体"/>
          <w:i w:val="0"/>
          <w:iCs w:val="0"/>
          <w:caps w:val="0"/>
          <w:color w:val="000000"/>
          <w:spacing w:val="0"/>
          <w:kern w:val="0"/>
          <w:sz w:val="21"/>
          <w:szCs w:val="21"/>
          <w:u w:val="none"/>
          <w:lang w:val="en-US" w:eastAsia="zh-CN" w:bidi="ar"/>
          <w:woUserID w:val="1"/>
        </w:rPr>
      </w:pPr>
      <w:r>
        <w:rPr>
          <w:rFonts w:hint="eastAsia" w:ascii="宋体" w:hAnsi="宋体" w:eastAsia="宋体" w:cs="宋体"/>
          <w:i w:val="0"/>
          <w:iCs w:val="0"/>
          <w:caps w:val="0"/>
          <w:color w:val="000000"/>
          <w:spacing w:val="0"/>
          <w:kern w:val="0"/>
          <w:sz w:val="21"/>
          <w:szCs w:val="21"/>
          <w:u w:val="none"/>
          <w:lang w:val="en-US" w:eastAsia="zh-CN" w:bidi="ar"/>
          <w:woUserID w:val="1"/>
        </w:rPr>
        <w:t>电子凭证综合服务平台业务功能主要分为凭证归集、凭证处理、凭证入账及归档上报四个过程，具体如下：</w:t>
      </w:r>
    </w:p>
    <w:p>
      <w:pPr>
        <w:keepNext w:val="0"/>
        <w:keepLines w:val="0"/>
        <w:widowControl/>
        <w:suppressLineNumbers w:val="0"/>
        <w:spacing w:before="0" w:beforeAutospacing="0" w:after="0" w:afterAutospacing="0" w:line="315" w:lineRule="atLeast"/>
        <w:ind w:left="0" w:right="0" w:firstLine="480"/>
        <w:jc w:val="left"/>
        <w:rPr>
          <w:rFonts w:hint="eastAsia" w:ascii="宋体" w:hAnsi="宋体" w:eastAsia="宋体" w:cs="宋体"/>
          <w:i w:val="0"/>
          <w:iCs w:val="0"/>
          <w:caps w:val="0"/>
          <w:color w:val="000000"/>
          <w:spacing w:val="0"/>
          <w:kern w:val="0"/>
          <w:sz w:val="21"/>
          <w:szCs w:val="21"/>
          <w:u w:val="none"/>
          <w:lang w:val="en-US" w:eastAsia="zh-CN" w:bidi="ar"/>
          <w:woUserID w:val="1"/>
        </w:rPr>
      </w:pPr>
      <w:r>
        <w:rPr>
          <w:rFonts w:hint="eastAsia" w:ascii="宋体" w:hAnsi="宋体" w:eastAsia="宋体" w:cs="宋体"/>
          <w:i w:val="0"/>
          <w:iCs w:val="0"/>
          <w:caps w:val="0"/>
          <w:color w:val="000000"/>
          <w:spacing w:val="0"/>
          <w:kern w:val="0"/>
          <w:sz w:val="21"/>
          <w:szCs w:val="21"/>
          <w:u w:val="none"/>
          <w:lang w:val="en-US" w:eastAsia="zh-CN" w:bidi="ar"/>
          <w:woUserID w:val="1"/>
        </w:rPr>
        <w:t>1、 凭证归集</w:t>
      </w:r>
    </w:p>
    <w:p>
      <w:pPr>
        <w:keepNext w:val="0"/>
        <w:keepLines w:val="0"/>
        <w:widowControl/>
        <w:suppressLineNumbers w:val="0"/>
        <w:spacing w:before="0" w:beforeAutospacing="0" w:after="0" w:afterAutospacing="0" w:line="315" w:lineRule="atLeast"/>
        <w:ind w:left="0" w:right="0" w:firstLine="480"/>
        <w:jc w:val="left"/>
        <w:rPr>
          <w:rFonts w:hint="eastAsia" w:ascii="宋体" w:hAnsi="宋体" w:eastAsia="宋体" w:cs="宋体"/>
          <w:i w:val="0"/>
          <w:iCs w:val="0"/>
          <w:caps w:val="0"/>
          <w:color w:val="000000"/>
          <w:spacing w:val="0"/>
          <w:kern w:val="0"/>
          <w:sz w:val="21"/>
          <w:szCs w:val="21"/>
          <w:u w:val="none"/>
          <w:lang w:val="en-US" w:eastAsia="zh-CN" w:bidi="ar"/>
          <w:woUserID w:val="1"/>
        </w:rPr>
      </w:pPr>
      <w:r>
        <w:rPr>
          <w:rFonts w:hint="eastAsia" w:ascii="宋体" w:hAnsi="宋体" w:eastAsia="宋体" w:cs="宋体"/>
          <w:i w:val="0"/>
          <w:iCs w:val="0"/>
          <w:caps w:val="0"/>
          <w:color w:val="000000"/>
          <w:spacing w:val="0"/>
          <w:kern w:val="0"/>
          <w:sz w:val="21"/>
          <w:szCs w:val="21"/>
          <w:u w:val="none"/>
          <w:lang w:val="en-US" w:eastAsia="zh-CN" w:bidi="ar"/>
          <w:woUserID w:val="1"/>
        </w:rPr>
        <w:t>为满足不同应用场景，不同票据种类，提供系统</w:t>
      </w:r>
      <w:r>
        <w:rPr>
          <w:rFonts w:hint="eastAsia" w:ascii="宋体" w:hAnsi="宋体" w:eastAsia="宋体" w:cs="宋体"/>
          <w:i w:val="0"/>
          <w:iCs w:val="0"/>
          <w:caps w:val="0"/>
          <w:color w:val="000000"/>
          <w:spacing w:val="0"/>
          <w:kern w:val="0"/>
          <w:sz w:val="21"/>
          <w:szCs w:val="21"/>
          <w:u w:val="none"/>
          <w:lang w:val="en-US" w:eastAsia="zh" w:bidi="ar"/>
          <w:woUserID w:val="1"/>
        </w:rPr>
        <w:t>直联</w:t>
      </w:r>
      <w:r>
        <w:rPr>
          <w:rFonts w:hint="eastAsia" w:ascii="宋体" w:hAnsi="宋体" w:eastAsia="宋体" w:cs="宋体"/>
          <w:i w:val="0"/>
          <w:iCs w:val="0"/>
          <w:caps w:val="0"/>
          <w:color w:val="000000"/>
          <w:spacing w:val="0"/>
          <w:kern w:val="0"/>
          <w:sz w:val="21"/>
          <w:szCs w:val="21"/>
          <w:u w:val="none"/>
          <w:lang w:val="en-US" w:eastAsia="zh-CN" w:bidi="ar"/>
          <w:woUserID w:val="1"/>
        </w:rPr>
        <w:t>（接口对接）及手动上传两种凭证归集方案，本方案NC65与电子凭证综合服务平台系统对接归集，实现原始电子凭证文件归集；电子凭证关联业务票据数据归集；财务记账凭证关联业务票据数据归集：</w:t>
      </w:r>
    </w:p>
    <w:p>
      <w:pPr>
        <w:keepNext w:val="0"/>
        <w:keepLines w:val="0"/>
        <w:widowControl/>
        <w:suppressLineNumbers w:val="0"/>
        <w:spacing w:before="0" w:beforeAutospacing="0" w:after="0" w:afterAutospacing="0" w:line="315" w:lineRule="atLeast"/>
        <w:ind w:left="0" w:right="0" w:firstLine="480"/>
        <w:jc w:val="left"/>
        <w:rPr>
          <w:rFonts w:hint="eastAsia" w:ascii="宋体" w:hAnsi="宋体" w:eastAsia="宋体" w:cs="宋体"/>
          <w:i w:val="0"/>
          <w:iCs w:val="0"/>
          <w:caps w:val="0"/>
          <w:color w:val="000000"/>
          <w:spacing w:val="0"/>
          <w:kern w:val="0"/>
          <w:sz w:val="21"/>
          <w:szCs w:val="21"/>
          <w:u w:val="none"/>
          <w:lang w:val="en-US" w:eastAsia="zh-CN" w:bidi="ar"/>
          <w:woUserID w:val="1"/>
        </w:rPr>
      </w:pPr>
      <w:r>
        <w:rPr>
          <w:rFonts w:hint="eastAsia" w:ascii="宋体" w:hAnsi="宋体" w:eastAsia="宋体" w:cs="宋体"/>
          <w:i w:val="0"/>
          <w:iCs w:val="0"/>
          <w:caps w:val="0"/>
          <w:color w:val="000000"/>
          <w:spacing w:val="0"/>
          <w:kern w:val="0"/>
          <w:sz w:val="21"/>
          <w:szCs w:val="21"/>
          <w:u w:val="none"/>
          <w:lang w:val="en-US" w:eastAsia="zh-CN" w:bidi="ar"/>
          <w:woUserID w:val="1"/>
        </w:rPr>
        <w:t>从NC65获取财务记账凭证（票据类）数据合并关联业务单据数据并推送至电子凭证综合服务平台进行凭证归集。</w:t>
      </w:r>
    </w:p>
    <w:p>
      <w:pPr>
        <w:keepNext w:val="0"/>
        <w:keepLines w:val="0"/>
        <w:widowControl/>
        <w:suppressLineNumbers w:val="0"/>
        <w:spacing w:before="0" w:beforeAutospacing="0" w:after="0" w:afterAutospacing="0" w:line="315" w:lineRule="atLeast"/>
        <w:ind w:left="0" w:right="0" w:firstLine="480"/>
        <w:jc w:val="left"/>
        <w:rPr>
          <w:rFonts w:hint="eastAsia" w:ascii="宋体" w:hAnsi="宋体" w:eastAsia="宋体" w:cs="宋体"/>
          <w:i w:val="0"/>
          <w:iCs w:val="0"/>
          <w:caps w:val="0"/>
          <w:color w:val="000000"/>
          <w:spacing w:val="0"/>
          <w:kern w:val="0"/>
          <w:sz w:val="21"/>
          <w:szCs w:val="21"/>
          <w:u w:val="none"/>
          <w:lang w:val="en-US" w:eastAsia="zh-CN" w:bidi="ar"/>
          <w:woUserID w:val="1"/>
        </w:rPr>
      </w:pPr>
      <w:r>
        <w:rPr>
          <w:rFonts w:hint="eastAsia" w:ascii="宋体" w:hAnsi="宋体" w:eastAsia="宋体" w:cs="宋体"/>
          <w:i w:val="0"/>
          <w:iCs w:val="0"/>
          <w:caps w:val="0"/>
          <w:color w:val="000000"/>
          <w:spacing w:val="0"/>
          <w:kern w:val="0"/>
          <w:sz w:val="21"/>
          <w:szCs w:val="21"/>
          <w:u w:val="none"/>
          <w:lang w:val="en-US" w:eastAsia="zh-CN" w:bidi="ar"/>
          <w:woUserID w:val="1"/>
        </w:rPr>
        <w:t>2、 凭证处理</w:t>
      </w:r>
    </w:p>
    <w:p>
      <w:pPr>
        <w:keepNext w:val="0"/>
        <w:keepLines w:val="0"/>
        <w:widowControl/>
        <w:suppressLineNumbers w:val="0"/>
        <w:spacing w:before="0" w:beforeAutospacing="0" w:after="0" w:afterAutospacing="0" w:line="315" w:lineRule="atLeast"/>
        <w:ind w:left="0" w:right="0" w:firstLine="480"/>
        <w:jc w:val="left"/>
        <w:rPr>
          <w:rFonts w:hint="eastAsia" w:ascii="宋体" w:hAnsi="宋体" w:eastAsia="宋体" w:cs="宋体"/>
          <w:i w:val="0"/>
          <w:iCs w:val="0"/>
          <w:caps w:val="0"/>
          <w:color w:val="000000"/>
          <w:spacing w:val="0"/>
          <w:kern w:val="0"/>
          <w:sz w:val="21"/>
          <w:szCs w:val="21"/>
          <w:u w:val="none"/>
          <w:lang w:val="en-US" w:eastAsia="zh" w:bidi="ar"/>
          <w:woUserID w:val="1"/>
        </w:rPr>
      </w:pPr>
      <w:r>
        <w:rPr>
          <w:rFonts w:hint="eastAsia" w:ascii="宋体" w:hAnsi="宋体" w:eastAsia="宋体" w:cs="宋体"/>
          <w:i w:val="0"/>
          <w:iCs w:val="0"/>
          <w:caps w:val="0"/>
          <w:color w:val="000000"/>
          <w:spacing w:val="0"/>
          <w:kern w:val="0"/>
          <w:sz w:val="21"/>
          <w:szCs w:val="21"/>
          <w:u w:val="none"/>
          <w:lang w:val="en-US" w:eastAsia="zh-CN" w:bidi="ar"/>
          <w:woUserID w:val="1"/>
        </w:rPr>
        <w:t>电子凭证综合服务平台支持9种电子凭证三类凭证的验签解析识别查验等处理</w:t>
      </w:r>
      <w:r>
        <w:rPr>
          <w:rFonts w:hint="eastAsia" w:ascii="宋体" w:hAnsi="宋体" w:eastAsia="宋体" w:cs="宋体"/>
          <w:i w:val="0"/>
          <w:iCs w:val="0"/>
          <w:caps w:val="0"/>
          <w:color w:val="000000"/>
          <w:spacing w:val="0"/>
          <w:kern w:val="0"/>
          <w:sz w:val="21"/>
          <w:szCs w:val="21"/>
          <w:u w:val="none"/>
          <w:lang w:val="en-US" w:eastAsia="zh" w:bidi="ar"/>
          <w:woUserID w:val="1"/>
        </w:rPr>
        <w:t>，其中本期项目范围限于电子发票类业务的上传；</w:t>
      </w:r>
    </w:p>
    <w:p>
      <w:pPr>
        <w:keepNext w:val="0"/>
        <w:keepLines w:val="0"/>
        <w:widowControl/>
        <w:suppressLineNumbers w:val="0"/>
        <w:spacing w:before="0" w:beforeAutospacing="0" w:after="0" w:afterAutospacing="0" w:line="315" w:lineRule="atLeast"/>
        <w:ind w:left="0" w:right="0" w:firstLine="480"/>
        <w:jc w:val="left"/>
        <w:rPr>
          <w:rFonts w:hint="eastAsia" w:ascii="宋体" w:hAnsi="宋体" w:eastAsia="宋体" w:cs="宋体"/>
          <w:i w:val="0"/>
          <w:iCs w:val="0"/>
          <w:caps w:val="0"/>
          <w:color w:val="000000"/>
          <w:spacing w:val="0"/>
          <w:kern w:val="0"/>
          <w:sz w:val="21"/>
          <w:szCs w:val="21"/>
          <w:u w:val="none"/>
          <w:lang w:val="en-US" w:eastAsia="zh-CN" w:bidi="ar"/>
          <w:woUserID w:val="1"/>
        </w:rPr>
      </w:pPr>
      <w:r>
        <w:rPr>
          <w:rFonts w:hint="eastAsia" w:ascii="宋体" w:hAnsi="宋体" w:eastAsia="宋体" w:cs="宋体"/>
          <w:i w:val="0"/>
          <w:iCs w:val="0"/>
          <w:caps w:val="0"/>
          <w:color w:val="000000"/>
          <w:spacing w:val="0"/>
          <w:kern w:val="0"/>
          <w:sz w:val="21"/>
          <w:szCs w:val="21"/>
          <w:u w:val="none"/>
          <w:lang w:val="en-US" w:eastAsia="zh-CN" w:bidi="ar"/>
          <w:woUserID w:val="1"/>
        </w:rPr>
        <w:t>在凭证处理时，电子凭证综合服务平台可对采集的电子凭证进行自动验签、提取结构化数据。</w:t>
      </w:r>
    </w:p>
    <w:p>
      <w:pPr>
        <w:keepNext w:val="0"/>
        <w:keepLines w:val="0"/>
        <w:widowControl/>
        <w:suppressLineNumbers w:val="0"/>
        <w:spacing w:before="0" w:beforeAutospacing="0" w:after="0" w:afterAutospacing="0" w:line="315" w:lineRule="atLeast"/>
        <w:ind w:left="0" w:right="0" w:firstLine="480"/>
        <w:jc w:val="left"/>
        <w:rPr>
          <w:rFonts w:hint="eastAsia" w:ascii="宋体" w:hAnsi="宋体" w:eastAsia="宋体" w:cs="宋体"/>
          <w:i w:val="0"/>
          <w:iCs w:val="0"/>
          <w:caps w:val="0"/>
          <w:color w:val="000000"/>
          <w:spacing w:val="0"/>
          <w:kern w:val="0"/>
          <w:sz w:val="21"/>
          <w:szCs w:val="21"/>
          <w:u w:val="none"/>
          <w:lang w:val="en-US" w:eastAsia="zh-CN" w:bidi="ar"/>
          <w:woUserID w:val="1"/>
        </w:rPr>
      </w:pPr>
      <w:r>
        <w:rPr>
          <w:rFonts w:hint="eastAsia" w:ascii="宋体" w:hAnsi="宋体" w:eastAsia="宋体" w:cs="宋体"/>
          <w:i w:val="0"/>
          <w:iCs w:val="0"/>
          <w:caps w:val="0"/>
          <w:color w:val="000000"/>
          <w:spacing w:val="0"/>
          <w:kern w:val="0"/>
          <w:sz w:val="21"/>
          <w:szCs w:val="21"/>
          <w:u w:val="none"/>
          <w:lang w:val="en-US" w:eastAsia="zh-CN" w:bidi="ar"/>
          <w:woUserID w:val="1"/>
        </w:rPr>
        <w:t>3、 凭证入账</w:t>
      </w:r>
    </w:p>
    <w:p>
      <w:pPr>
        <w:keepNext w:val="0"/>
        <w:keepLines w:val="0"/>
        <w:widowControl/>
        <w:suppressLineNumbers w:val="0"/>
        <w:spacing w:before="0" w:beforeAutospacing="0" w:after="0" w:afterAutospacing="0" w:line="315" w:lineRule="atLeast"/>
        <w:ind w:left="0" w:right="0" w:firstLine="480"/>
        <w:jc w:val="left"/>
        <w:rPr>
          <w:rFonts w:hint="eastAsia" w:ascii="宋体" w:hAnsi="宋体" w:eastAsia="宋体" w:cs="宋体"/>
          <w:i w:val="0"/>
          <w:iCs w:val="0"/>
          <w:caps w:val="0"/>
          <w:color w:val="000000"/>
          <w:spacing w:val="0"/>
          <w:kern w:val="0"/>
          <w:sz w:val="21"/>
          <w:szCs w:val="21"/>
          <w:u w:val="none"/>
          <w:lang w:val="en-US" w:eastAsia="zh-CN" w:bidi="ar"/>
          <w:woUserID w:val="1"/>
        </w:rPr>
      </w:pPr>
      <w:r>
        <w:rPr>
          <w:rFonts w:hint="eastAsia" w:ascii="宋体" w:hAnsi="宋体" w:eastAsia="宋体" w:cs="宋体"/>
          <w:i w:val="0"/>
          <w:iCs w:val="0"/>
          <w:caps w:val="0"/>
          <w:color w:val="000000"/>
          <w:spacing w:val="0"/>
          <w:kern w:val="0"/>
          <w:sz w:val="21"/>
          <w:szCs w:val="21"/>
          <w:u w:val="none"/>
          <w:lang w:val="en-US" w:eastAsia="zh-CN" w:bidi="ar"/>
          <w:woUserID w:val="1"/>
        </w:rPr>
        <w:t>接收端单位的会计人员可通过电子凭证综合服务平台进行财务记账凭证录入，支持与该平台中的原始凭证进行合并入账，以便票据类凭证和回单类凭证进行互写关联。</w:t>
      </w:r>
    </w:p>
    <w:p>
      <w:pPr>
        <w:keepNext w:val="0"/>
        <w:keepLines w:val="0"/>
        <w:widowControl/>
        <w:suppressLineNumbers w:val="0"/>
        <w:spacing w:before="0" w:beforeAutospacing="0" w:after="0" w:afterAutospacing="0" w:line="315" w:lineRule="atLeast"/>
        <w:ind w:left="0" w:right="0" w:firstLine="480"/>
        <w:jc w:val="left"/>
        <w:rPr>
          <w:rFonts w:hint="eastAsia" w:ascii="宋体" w:hAnsi="宋体" w:eastAsia="宋体" w:cs="宋体"/>
          <w:i w:val="0"/>
          <w:iCs w:val="0"/>
          <w:caps w:val="0"/>
          <w:color w:val="000000"/>
          <w:spacing w:val="0"/>
          <w:kern w:val="0"/>
          <w:sz w:val="21"/>
          <w:szCs w:val="21"/>
          <w:u w:val="none"/>
          <w:lang w:val="en-US" w:eastAsia="zh-CN" w:bidi="ar"/>
          <w:woUserID w:val="1"/>
        </w:rPr>
      </w:pPr>
      <w:r>
        <w:rPr>
          <w:rFonts w:hint="eastAsia" w:ascii="宋体" w:hAnsi="宋体" w:eastAsia="宋体" w:cs="宋体"/>
          <w:i w:val="0"/>
          <w:iCs w:val="0"/>
          <w:caps w:val="0"/>
          <w:color w:val="000000"/>
          <w:spacing w:val="0"/>
          <w:kern w:val="0"/>
          <w:sz w:val="21"/>
          <w:szCs w:val="21"/>
          <w:u w:val="none"/>
          <w:lang w:val="en-US" w:eastAsia="zh-CN" w:bidi="ar"/>
          <w:woUserID w:val="1"/>
        </w:rPr>
        <w:t>4、 归档上报</w:t>
      </w:r>
    </w:p>
    <w:p>
      <w:pPr>
        <w:keepNext w:val="0"/>
        <w:keepLines w:val="0"/>
        <w:widowControl/>
        <w:suppressLineNumbers w:val="0"/>
        <w:spacing w:before="0" w:beforeAutospacing="0" w:after="0" w:afterAutospacing="0" w:line="315" w:lineRule="atLeast"/>
        <w:ind w:left="0" w:right="0" w:firstLine="480"/>
        <w:jc w:val="left"/>
      </w:pPr>
      <w:r>
        <w:rPr>
          <w:rFonts w:hint="eastAsia" w:ascii="宋体" w:hAnsi="宋体" w:eastAsia="宋体" w:cs="宋体"/>
          <w:i w:val="0"/>
          <w:iCs w:val="0"/>
          <w:caps w:val="0"/>
          <w:color w:val="000000"/>
          <w:spacing w:val="0"/>
          <w:kern w:val="0"/>
          <w:sz w:val="21"/>
          <w:szCs w:val="21"/>
          <w:u w:val="none"/>
          <w:lang w:val="en-US" w:eastAsia="zh-CN" w:bidi="ar"/>
          <w:woUserID w:val="1"/>
        </w:rPr>
        <w:t>在完成凭证入账后，接收端单位会计人员可通过电子凭证综合服务平台下载已生成入账信息结构化数据归档XBRL文件，进行电子化下载/上报或归档。</w:t>
      </w:r>
      <w:bookmarkEnd w:id="60"/>
    </w:p>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851" w:gutter="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altName w:val="Kingsoft Confetti"/>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Kingsoft Confetti">
    <w:panose1 w:val="05000100010000000000"/>
    <w:charset w:val="00"/>
    <w:family w:val="auto"/>
    <w:pitch w:val="default"/>
    <w:sig w:usb0="00000000" w:usb1="00000000" w:usb2="00000000" w:usb3="00000000" w:csb0="8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AFF" w:usb1="C0007843" w:usb2="00000009" w:usb3="00000000" w:csb0="400001FF" w:csb1="FFFF0000"/>
  </w:font>
  <w:font w:name="微软雅黑">
    <w:altName w:val="汉仪旗黑KW 55S"/>
    <w:panose1 w:val="020B0503020204020204"/>
    <w:charset w:val="86"/>
    <w:family w:val="swiss"/>
    <w:pitch w:val="default"/>
    <w:sig w:usb0="00000000" w:usb1="00000000" w:usb2="00000016" w:usb3="00000000" w:csb0="0004001F" w:csb1="00000000"/>
  </w:font>
  <w:font w:name="Cambria">
    <w:altName w:val="Georgia"/>
    <w:panose1 w:val="02040503050406030204"/>
    <w:charset w:val="00"/>
    <w:family w:val="roman"/>
    <w:pitch w:val="default"/>
    <w:sig w:usb0="00000000" w:usb1="00000000" w:usb2="02000000" w:usb3="00000000" w:csb0="0000019F" w:csb1="00000000"/>
  </w:font>
  <w:font w:name="华文细黑">
    <w:panose1 w:val="02010600040101010101"/>
    <w:charset w:val="86"/>
    <w:family w:val="auto"/>
    <w:pitch w:val="default"/>
    <w:sig w:usb0="00000287" w:usb1="080F0000" w:usb2="00000000" w:usb3="00000000" w:csb0="0004009F" w:csb1="DFD70000"/>
  </w:font>
  <w:font w:name="System">
    <w:altName w:val="MiSans Thin"/>
    <w:panose1 w:val="00000000000000000000"/>
    <w:charset w:val="86"/>
    <w:family w:val="auto"/>
    <w:pitch w:val="default"/>
    <w:sig w:usb0="00000000" w:usb1="00000000" w:usb2="00000010" w:usb3="00000000" w:csb0="00040000" w:csb1="00000000"/>
  </w:font>
  <w:font w:name="华文楷体">
    <w:panose1 w:val="02010600040101010101"/>
    <w:charset w:val="86"/>
    <w:family w:val="auto"/>
    <w:pitch w:val="default"/>
    <w:sig w:usb0="00000287" w:usb1="080F0000" w:usb2="00000000" w:usb3="00000000" w:csb0="0004009F" w:csb1="DFD70000"/>
  </w:font>
  <w:font w:name="等线">
    <w:altName w:val="汉仪中等线KW"/>
    <w:panose1 w:val="02010600030101010101"/>
    <w:charset w:val="86"/>
    <w:family w:val="auto"/>
    <w:pitch w:val="default"/>
    <w:sig w:usb0="00000000" w:usb1="00000000" w:usb2="00000016" w:usb3="00000000" w:csb0="0004000F" w:csb1="00000000"/>
  </w:font>
  <w:font w:name="汉仪旗黑KW 55S">
    <w:panose1 w:val="00020600040101010101"/>
    <w:charset w:val="86"/>
    <w:family w:val="auto"/>
    <w:pitch w:val="default"/>
    <w:sig w:usb0="A00002BF" w:usb1="3ACF7CFA" w:usb2="00000016" w:usb3="00000000" w:csb0="0004009F" w:csb1="DFD70000"/>
  </w:font>
  <w:font w:name="Georgia">
    <w:panose1 w:val="02040502050405020303"/>
    <w:charset w:val="00"/>
    <w:family w:val="auto"/>
    <w:pitch w:val="default"/>
    <w:sig w:usb0="00000287" w:usb1="00000000" w:usb2="00000000" w:usb3="00000000" w:csb0="2000009F" w:csb1="00000000"/>
  </w:font>
  <w:font w:name="MiSans Thin">
    <w:panose1 w:val="00000200000000000000"/>
    <w:charset w:val="86"/>
    <w:family w:val="auto"/>
    <w:pitch w:val="default"/>
    <w:sig w:usb0="80000287" w:usb1="080F1811" w:usb2="00000016" w:usb3="00000000" w:csb0="00040001" w:csb1="00000000"/>
  </w:font>
  <w:font w:name="汉仪中等线KW">
    <w:panose1 w:val="01010104010101010101"/>
    <w:charset w:val="86"/>
    <w:family w:val="auto"/>
    <w:pitch w:val="default"/>
    <w:sig w:usb0="800002BF" w:usb1="004F7CFA" w:usb2="00000000" w:usb3="00000000" w:csb0="00040001" w:csb1="00000000"/>
  </w:font>
  <w:font w:name="乐见体">
    <w:panose1 w:val="02020400000000000000"/>
    <w:charset w:val="86"/>
    <w:family w:val="auto"/>
    <w:pitch w:val="default"/>
    <w:sig w:usb0="80000003" w:usb1="08012000" w:usb2="00000012" w:usb3="00000000" w:csb0="00040001" w:csb1="00000000"/>
  </w:font>
  <w:font w:name="华文中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docPartObj>
        <w:docPartGallery w:val="autotext"/>
      </w:docPartObj>
    </w:sdtPr>
    <w:sdtContent>
      <w:sdt>
        <w:sdtPr>
          <w:id w:val="971643752"/>
          <w:docPartObj>
            <w:docPartGallery w:val="autotext"/>
          </w:docPartObj>
        </w:sdtPr>
        <w:sdtContent>
          <w:p>
            <w:pPr>
              <w:pStyle w:val="19"/>
              <w:jc w:val="cente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rPr>
              <w:t>15</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rPr>
              <w:t>15</w:t>
            </w:r>
            <w:r>
              <w:rPr>
                <w:b/>
                <w:bCs/>
                <w:sz w:val="24"/>
                <w:szCs w:val="24"/>
              </w:rPr>
              <w:fldChar w:fldCharType="end"/>
            </w:r>
          </w:p>
        </w:sdtContent>
      </w:sdt>
    </w:sdtContent>
  </w:sdt>
  <w:p>
    <w:pPr>
      <w:spacing w:before="120" w:after="12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spacing w:before="120" w:after="12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14766673"/>
      <w:docPartObj>
        <w:docPartGallery w:val="autotext"/>
      </w:docPartObj>
    </w:sdtPr>
    <w:sdtContent>
      <w:sdt>
        <w:sdtPr>
          <w:id w:val="1728636285"/>
          <w:docPartObj>
            <w:docPartGallery w:val="autotext"/>
          </w:docPartObj>
        </w:sdtPr>
        <w:sdtContent>
          <w:p>
            <w:pPr>
              <w:pStyle w:val="19"/>
              <w:jc w:val="cente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rPr>
              <w:t>1</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rPr>
              <w:t>15</w:t>
            </w:r>
            <w:r>
              <w:rPr>
                <w:b/>
                <w:bCs/>
                <w:sz w:val="24"/>
                <w:szCs w:val="24"/>
              </w:rPr>
              <w:fldChar w:fldCharType="end"/>
            </w:r>
          </w:p>
        </w:sdtContent>
      </w:sdt>
    </w:sdtContent>
  </w:sdt>
  <w:p>
    <w:pPr>
      <w:pStyle w:val="1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jc w:val="both"/>
    </w:pPr>
    <w:ins w:id="0" w:author="刘西西" w:date="2024-05-13T15:50:40Z">
      <w:r>
        <w:rPr>
          <w:rFonts w:hint="eastAsia"/>
          <w:lang w:eastAsia="zh"/>
          <w:woUserID w:val="1"/>
        </w:rPr>
        <w:t>中国</w:t>
      </w:r>
    </w:ins>
    <w:ins w:id="1" w:author="刘西西" w:date="2024-05-13T15:50:32Z">
      <w:r>
        <w:rPr>
          <w:rFonts w:hint="eastAsia"/>
          <w:lang w:eastAsia="zh"/>
          <w:woUserID w:val="1"/>
        </w:rPr>
        <w:t>大唐</w:t>
      </w:r>
    </w:ins>
    <w:ins w:id="2" w:author="刘西西" w:date="2024-05-13T15:50:46Z">
      <w:r>
        <w:rPr>
          <w:rFonts w:hint="eastAsia"/>
          <w:lang w:eastAsia="zh"/>
          <w:woUserID w:val="1"/>
        </w:rPr>
        <w:t>集团</w:t>
      </w:r>
    </w:ins>
    <w:ins w:id="3" w:author="刘西西" w:date="2024-05-13T15:50:33Z">
      <w:r>
        <w:rPr>
          <w:rFonts w:hint="eastAsia"/>
          <w:lang w:eastAsia="zh"/>
          <w:woUserID w:val="1"/>
        </w:rPr>
        <w:t>财务</w:t>
      </w:r>
    </w:ins>
    <w:ins w:id="4" w:author="刘西西" w:date="2024-05-13T15:50:52Z">
      <w:r>
        <w:rPr>
          <w:rFonts w:hint="eastAsia"/>
          <w:lang w:eastAsia="zh"/>
          <w:woUserID w:val="1"/>
        </w:rPr>
        <w:t>有限</w:t>
      </w:r>
    </w:ins>
    <w:ins w:id="5" w:author="刘西西" w:date="2024-05-13T15:50:54Z">
      <w:r>
        <w:rPr>
          <w:rFonts w:hint="eastAsia"/>
          <w:lang w:eastAsia="zh"/>
          <w:woUserID w:val="1"/>
        </w:rPr>
        <w:t>公司</w:t>
      </w:r>
    </w:ins>
    <w:del w:id="6" w:author="刘西西" w:date="2024-05-13T15:50:32Z">
      <w:r>
        <w:rPr>
          <w:rFonts w:hint="eastAsia"/>
        </w:rPr>
        <w:delText>客户LOGO</w:delText>
      </w:r>
    </w:del>
    <w:del w:id="7" w:author="刘西西" w:date="2024-05-13T15:50:32Z">
      <w:r>
        <w:rPr/>
        <w:delText xml:space="preserve">  </w:delText>
      </w:r>
    </w:del>
    <w:r>
      <w:t xml:space="preserve">    </w:t>
    </w:r>
    <w:del w:id="8" w:author="刘西西" w:date="2024-05-13T15:50:58Z">
      <w:r>
        <w:rPr/>
        <w:delText xml:space="preserve">         </w:delText>
      </w:r>
    </w:del>
    <w:del w:id="9" w:author="刘西西" w:date="2024-05-13T15:50:58Z">
      <w:r>
        <w:rPr>
          <w:rFonts w:hint="eastAsia"/>
          <w:lang w:eastAsia="zh"/>
        </w:rPr>
        <w:delText xml:space="preserve">  </w:delText>
      </w:r>
    </w:del>
    <w:r>
      <w:rPr>
        <w:rFonts w:hint="eastAsia"/>
        <w:lang w:eastAsia="zh"/>
      </w:rPr>
      <w:t xml:space="preserve">   </w:t>
    </w:r>
    <w:r>
      <w:t xml:space="preserve">     </w:t>
    </w:r>
    <w:r>
      <w:tab/>
    </w:r>
    <w:r>
      <w:t xml:space="preserve">   </w:t>
    </w:r>
    <w:r>
      <w:rPr>
        <w:rFonts w:hint="eastAsia"/>
        <w:lang w:eastAsia="zh"/>
      </w:rPr>
      <w:t>财务升级</w:t>
    </w:r>
    <w:r>
      <w:rPr>
        <w:rFonts w:hint="eastAsia"/>
      </w:rPr>
      <w:t>项目</w:t>
    </w:r>
    <w:r>
      <w:t xml:space="preserve">     </w:t>
    </w:r>
    <w:r>
      <w:rPr>
        <w:rFonts w:hint="eastAsia"/>
        <w:lang w:eastAsia="zh"/>
      </w:rPr>
      <w:t xml:space="preserve">   </w:t>
    </w:r>
    <w:r>
      <w:t xml:space="preserve">                  </w:t>
    </w:r>
    <w:r>
      <w:rPr>
        <w:b/>
      </w:rPr>
      <w:drawing>
        <wp:inline distT="0" distB="0" distL="0" distR="0">
          <wp:extent cx="566420" cy="337820"/>
          <wp:effectExtent l="0" t="0" r="5080" b="5080"/>
          <wp:docPr id="4098" name="图片 5"/>
          <wp:cNvGraphicFramePr/>
          <a:graphic xmlns:a="http://schemas.openxmlformats.org/drawingml/2006/main">
            <a:graphicData uri="http://schemas.openxmlformats.org/drawingml/2006/picture">
              <pic:pic xmlns:pic="http://schemas.openxmlformats.org/drawingml/2006/picture">
                <pic:nvPicPr>
                  <pic:cNvPr id="4098" name="图片 5"/>
                  <pic:cNvPicPr/>
                </pic:nvPicPr>
                <pic:blipFill>
                  <a:blip r:embed="rId1" cstate="print"/>
                  <a:srcRect/>
                  <a:stretch>
                    <a:fillRect/>
                  </a:stretch>
                </pic:blipFill>
                <pic:spPr>
                  <a:xfrm>
                    <a:off x="0" y="0"/>
                    <a:ext cx="566420" cy="33782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spacing w:before="120" w:after="12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jc w:val="both"/>
    </w:pPr>
    <w:r>
      <w:rPr>
        <w:rFonts w:hint="eastAsia"/>
      </w:rPr>
      <w:t>客户LOGO</w:t>
    </w:r>
    <w:r>
      <w:t xml:space="preserve">                  </w:t>
    </w:r>
    <w:r>
      <w:rPr>
        <w:rFonts w:hint="eastAsia"/>
        <w:lang w:eastAsia="zh"/>
      </w:rPr>
      <w:t xml:space="preserve">         </w:t>
    </w:r>
    <w:r>
      <w:t xml:space="preserve">    </w:t>
    </w:r>
    <w:r>
      <w:rPr>
        <w:rFonts w:hint="eastAsia"/>
        <w:lang w:eastAsia="zh"/>
      </w:rPr>
      <w:t>财务升级</w:t>
    </w:r>
    <w:r>
      <w:rPr>
        <w:rFonts w:hint="eastAsia"/>
      </w:rPr>
      <w:t>项目</w:t>
    </w:r>
    <w:r>
      <w:t xml:space="preserve">       </w:t>
    </w:r>
    <w:r>
      <w:rPr>
        <w:rFonts w:hint="eastAsia"/>
        <w:lang w:eastAsia="zh"/>
      </w:rPr>
      <w:t xml:space="preserve">                    </w:t>
    </w:r>
    <w:r>
      <w:t xml:space="preserve"> </w:t>
    </w:r>
    <w:r>
      <w:rPr>
        <w:b/>
      </w:rPr>
      <w:drawing>
        <wp:inline distT="0" distB="0" distL="0" distR="0">
          <wp:extent cx="566420" cy="337820"/>
          <wp:effectExtent l="0" t="0" r="5080" b="5080"/>
          <wp:docPr id="4100" name="图片 42"/>
          <wp:cNvGraphicFramePr/>
          <a:graphic xmlns:a="http://schemas.openxmlformats.org/drawingml/2006/main">
            <a:graphicData uri="http://schemas.openxmlformats.org/drawingml/2006/picture">
              <pic:pic xmlns:pic="http://schemas.openxmlformats.org/drawingml/2006/picture">
                <pic:nvPicPr>
                  <pic:cNvPr id="4100" name="图片 42"/>
                  <pic:cNvPicPr/>
                </pic:nvPicPr>
                <pic:blipFill>
                  <a:blip r:embed="rId1" cstate="print"/>
                  <a:srcRect/>
                  <a:stretch>
                    <a:fillRect/>
                  </a:stretch>
                </pic:blipFill>
                <pic:spPr>
                  <a:xfrm>
                    <a:off x="0" y="0"/>
                    <a:ext cx="566420" cy="33782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F4124B"/>
    <w:multiLevelType w:val="singleLevel"/>
    <w:tmpl w:val="8FF4124B"/>
    <w:lvl w:ilvl="0" w:tentative="0">
      <w:start w:val="1"/>
      <w:numFmt w:val="decimal"/>
      <w:suff w:val="nothing"/>
      <w:lvlText w:val="%1、"/>
      <w:lvlJc w:val="left"/>
    </w:lvl>
  </w:abstractNum>
  <w:abstractNum w:abstractNumId="1">
    <w:nsid w:val="B57BF06E"/>
    <w:multiLevelType w:val="singleLevel"/>
    <w:tmpl w:val="B57BF06E"/>
    <w:lvl w:ilvl="0" w:tentative="0">
      <w:start w:val="1"/>
      <w:numFmt w:val="decimal"/>
      <w:suff w:val="nothing"/>
      <w:lvlText w:val="（%1）"/>
      <w:lvlJc w:val="left"/>
    </w:lvl>
  </w:abstractNum>
  <w:abstractNum w:abstractNumId="2">
    <w:nsid w:val="BFD715AD"/>
    <w:multiLevelType w:val="singleLevel"/>
    <w:tmpl w:val="BFD715AD"/>
    <w:lvl w:ilvl="0" w:tentative="0">
      <w:start w:val="1"/>
      <w:numFmt w:val="decimal"/>
      <w:suff w:val="nothing"/>
      <w:lvlText w:val="%1、"/>
      <w:lvlJc w:val="left"/>
    </w:lvl>
  </w:abstractNum>
  <w:abstractNum w:abstractNumId="3">
    <w:nsid w:val="CF7BB402"/>
    <w:multiLevelType w:val="singleLevel"/>
    <w:tmpl w:val="CF7BB402"/>
    <w:lvl w:ilvl="0" w:tentative="0">
      <w:start w:val="3"/>
      <w:numFmt w:val="decimal"/>
      <w:suff w:val="nothing"/>
      <w:lvlText w:val="%1、"/>
      <w:lvlJc w:val="left"/>
    </w:lvl>
  </w:abstractNum>
  <w:abstractNum w:abstractNumId="4">
    <w:nsid w:val="DFFB783E"/>
    <w:multiLevelType w:val="singleLevel"/>
    <w:tmpl w:val="DFFB783E"/>
    <w:lvl w:ilvl="0" w:tentative="0">
      <w:start w:val="1"/>
      <w:numFmt w:val="decimal"/>
      <w:suff w:val="nothing"/>
      <w:lvlText w:val="（%1）"/>
      <w:lvlJc w:val="left"/>
    </w:lvl>
  </w:abstractNum>
  <w:abstractNum w:abstractNumId="5">
    <w:nsid w:val="FAF0EFD4"/>
    <w:multiLevelType w:val="singleLevel"/>
    <w:tmpl w:val="FAF0EFD4"/>
    <w:lvl w:ilvl="0" w:tentative="0">
      <w:start w:val="1"/>
      <w:numFmt w:val="lowerLetter"/>
      <w:suff w:val="nothing"/>
      <w:lvlText w:val="%1、"/>
      <w:lvlJc w:val="left"/>
    </w:lvl>
  </w:abstractNum>
  <w:abstractNum w:abstractNumId="6">
    <w:nsid w:val="FE9C93DC"/>
    <w:multiLevelType w:val="singleLevel"/>
    <w:tmpl w:val="FE9C93DC"/>
    <w:lvl w:ilvl="0" w:tentative="0">
      <w:start w:val="1"/>
      <w:numFmt w:val="decimal"/>
      <w:suff w:val="nothing"/>
      <w:lvlText w:val="（%1）"/>
      <w:lvlJc w:val="left"/>
    </w:lvl>
  </w:abstractNum>
  <w:abstractNum w:abstractNumId="7">
    <w:nsid w:val="FFFB8E0E"/>
    <w:multiLevelType w:val="singleLevel"/>
    <w:tmpl w:val="FFFB8E0E"/>
    <w:lvl w:ilvl="0" w:tentative="0">
      <w:start w:val="1"/>
      <w:numFmt w:val="decimal"/>
      <w:suff w:val="nothing"/>
      <w:lvlText w:val="%1、"/>
      <w:lvlJc w:val="left"/>
    </w:lvl>
  </w:abstractNum>
  <w:abstractNum w:abstractNumId="8">
    <w:nsid w:val="00000010"/>
    <w:multiLevelType w:val="multilevel"/>
    <w:tmpl w:val="00000010"/>
    <w:lvl w:ilvl="0" w:tentative="0">
      <w:start w:val="1"/>
      <w:numFmt w:val="chineseCountingThousand"/>
      <w:pStyle w:val="52"/>
      <w:lvlText w:val="第%1部分"/>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0A104825"/>
    <w:multiLevelType w:val="multilevel"/>
    <w:tmpl w:val="0A104825"/>
    <w:lvl w:ilvl="0" w:tentative="0">
      <w:start w:val="1"/>
      <w:numFmt w:val="decimal"/>
      <w:pStyle w:val="2"/>
      <w:lvlText w:val="%1."/>
      <w:lvlJc w:val="left"/>
      <w:pPr>
        <w:ind w:left="720" w:hanging="720"/>
      </w:pPr>
      <w:rPr>
        <w:rFonts w:hint="default"/>
      </w:rPr>
    </w:lvl>
    <w:lvl w:ilvl="1" w:tentative="0">
      <w:start w:val="1"/>
      <w:numFmt w:val="decimal"/>
      <w:pStyle w:val="3"/>
      <w:isLgl/>
      <w:lvlText w:val="%1.%2"/>
      <w:lvlJc w:val="left"/>
      <w:pPr>
        <w:ind w:left="720" w:hanging="720"/>
      </w:pPr>
      <w:rPr>
        <w:rFonts w:hint="default"/>
      </w:rPr>
    </w:lvl>
    <w:lvl w:ilvl="2" w:tentative="0">
      <w:start w:val="1"/>
      <w:numFmt w:val="decimal"/>
      <w:pStyle w:val="4"/>
      <w:isLgl/>
      <w:lvlText w:val="%1.%2.%3"/>
      <w:lvlJc w:val="left"/>
      <w:pPr>
        <w:ind w:left="1080" w:hanging="1080"/>
      </w:pPr>
      <w:rPr>
        <w:rFonts w:hint="default"/>
      </w:rPr>
    </w:lvl>
    <w:lvl w:ilvl="3" w:tentative="0">
      <w:start w:val="1"/>
      <w:numFmt w:val="decimal"/>
      <w:pStyle w:val="5"/>
      <w:isLgl/>
      <w:lvlText w:val="%1.%2.%3.%4"/>
      <w:lvlJc w:val="left"/>
      <w:pPr>
        <w:ind w:left="1440" w:hanging="1440"/>
      </w:pPr>
      <w:rPr>
        <w:rFonts w:hint="default"/>
      </w:rPr>
    </w:lvl>
    <w:lvl w:ilvl="4" w:tentative="0">
      <w:start w:val="1"/>
      <w:numFmt w:val="decimal"/>
      <w:pStyle w:val="6"/>
      <w:isLgl/>
      <w:lvlText w:val="%1.%2.%3.%4.%5"/>
      <w:lvlJc w:val="left"/>
      <w:pPr>
        <w:ind w:left="1440" w:hanging="1440"/>
      </w:pPr>
      <w:rPr>
        <w:rFonts w:hint="default"/>
      </w:rPr>
    </w:lvl>
    <w:lvl w:ilvl="5" w:tentative="0">
      <w:start w:val="1"/>
      <w:numFmt w:val="decimal"/>
      <w:isLgl/>
      <w:lvlText w:val="%1.%2.%3.%4.%5.%6"/>
      <w:lvlJc w:val="left"/>
      <w:pPr>
        <w:ind w:left="1800" w:hanging="1800"/>
      </w:pPr>
      <w:rPr>
        <w:rFonts w:hint="default"/>
      </w:rPr>
    </w:lvl>
    <w:lvl w:ilvl="6" w:tentative="0">
      <w:start w:val="1"/>
      <w:numFmt w:val="decimal"/>
      <w:isLgl/>
      <w:lvlText w:val="%1.%2.%3.%4.%5.%6.%7"/>
      <w:lvlJc w:val="left"/>
      <w:pPr>
        <w:ind w:left="2160" w:hanging="2160"/>
      </w:pPr>
      <w:rPr>
        <w:rFonts w:hint="default"/>
      </w:rPr>
    </w:lvl>
    <w:lvl w:ilvl="7" w:tentative="0">
      <w:start w:val="1"/>
      <w:numFmt w:val="decimal"/>
      <w:isLgl/>
      <w:lvlText w:val="%1.%2.%3.%4.%5.%6.%7.%8"/>
      <w:lvlJc w:val="left"/>
      <w:pPr>
        <w:ind w:left="2520" w:hanging="2520"/>
      </w:pPr>
      <w:rPr>
        <w:rFonts w:hint="default"/>
      </w:rPr>
    </w:lvl>
    <w:lvl w:ilvl="8" w:tentative="0">
      <w:start w:val="1"/>
      <w:numFmt w:val="decimal"/>
      <w:isLgl/>
      <w:lvlText w:val="%1.%2.%3.%4.%5.%6.%7.%8.%9"/>
      <w:lvlJc w:val="left"/>
      <w:pPr>
        <w:ind w:left="2880" w:hanging="2880"/>
      </w:pPr>
      <w:rPr>
        <w:rFonts w:hint="default"/>
      </w:rPr>
    </w:lvl>
  </w:abstractNum>
  <w:abstractNum w:abstractNumId="10">
    <w:nsid w:val="1B712C28"/>
    <w:multiLevelType w:val="singleLevel"/>
    <w:tmpl w:val="1B712C28"/>
    <w:lvl w:ilvl="0" w:tentative="0">
      <w:start w:val="1"/>
      <w:numFmt w:val="decimal"/>
      <w:suff w:val="nothing"/>
      <w:lvlText w:val="（%1）"/>
      <w:lvlJc w:val="left"/>
    </w:lvl>
  </w:abstractNum>
  <w:abstractNum w:abstractNumId="11">
    <w:nsid w:val="1FFFC564"/>
    <w:multiLevelType w:val="singleLevel"/>
    <w:tmpl w:val="1FFFC564"/>
    <w:lvl w:ilvl="0" w:tentative="0">
      <w:start w:val="1"/>
      <w:numFmt w:val="decimal"/>
      <w:suff w:val="nothing"/>
      <w:lvlText w:val="（%1）"/>
      <w:lvlJc w:val="left"/>
    </w:lvl>
  </w:abstractNum>
  <w:abstractNum w:abstractNumId="12">
    <w:nsid w:val="4FD2FEB5"/>
    <w:multiLevelType w:val="singleLevel"/>
    <w:tmpl w:val="4FD2FEB5"/>
    <w:lvl w:ilvl="0" w:tentative="0">
      <w:start w:val="1"/>
      <w:numFmt w:val="decimal"/>
      <w:suff w:val="nothing"/>
      <w:lvlText w:val="（%1）"/>
      <w:lvlJc w:val="left"/>
    </w:lvl>
  </w:abstractNum>
  <w:abstractNum w:abstractNumId="13">
    <w:nsid w:val="7FFCE8E5"/>
    <w:multiLevelType w:val="singleLevel"/>
    <w:tmpl w:val="7FFCE8E5"/>
    <w:lvl w:ilvl="0" w:tentative="0">
      <w:start w:val="1"/>
      <w:numFmt w:val="bullet"/>
      <w:lvlText w:val=""/>
      <w:lvlJc w:val="left"/>
      <w:pPr>
        <w:ind w:left="420" w:hanging="420"/>
      </w:pPr>
      <w:rPr>
        <w:rFonts w:hint="default" w:ascii="Wingdings" w:hAnsi="Wingdings"/>
      </w:rPr>
    </w:lvl>
  </w:abstractNum>
  <w:num w:numId="1">
    <w:abstractNumId w:val="9"/>
  </w:num>
  <w:num w:numId="2">
    <w:abstractNumId w:val="8"/>
  </w:num>
  <w:num w:numId="3">
    <w:abstractNumId w:val="13"/>
  </w:num>
  <w:num w:numId="4">
    <w:abstractNumId w:val="2"/>
  </w:num>
  <w:num w:numId="5">
    <w:abstractNumId w:val="10"/>
  </w:num>
  <w:num w:numId="6">
    <w:abstractNumId w:val="6"/>
  </w:num>
  <w:num w:numId="7">
    <w:abstractNumId w:val="5"/>
  </w:num>
  <w:num w:numId="8">
    <w:abstractNumId w:val="1"/>
  </w:num>
  <w:num w:numId="9">
    <w:abstractNumId w:val="4"/>
  </w:num>
  <w:num w:numId="10">
    <w:abstractNumId w:val="0"/>
  </w:num>
  <w:num w:numId="11">
    <w:abstractNumId w:val="11"/>
  </w:num>
  <w:num w:numId="12">
    <w:abstractNumId w:val="12"/>
  </w:num>
  <w:num w:numId="13">
    <w:abstractNumId w:val="3"/>
  </w:num>
  <w:num w:numId="14">
    <w:abstractNumId w:val="7"/>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刘西西">
    <w15:presenceInfo w15:providerId="WPS Office" w15:userId="3435313599"/>
  </w15:person>
  <w15:person w15:author="WPS_1559607555">
    <w15:presenceInfo w15:providerId="WPS Office" w15:userId="19550820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hideSpellingErrors/>
  <w:hideGrammaticalErrors/>
  <w:trackRevisions w:val="1"/>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2FB3"/>
    <w:rsid w:val="00003623"/>
    <w:rsid w:val="00011898"/>
    <w:rsid w:val="0001189E"/>
    <w:rsid w:val="000226A0"/>
    <w:rsid w:val="000237B7"/>
    <w:rsid w:val="00023FA7"/>
    <w:rsid w:val="00030A37"/>
    <w:rsid w:val="00032850"/>
    <w:rsid w:val="000338E6"/>
    <w:rsid w:val="000343A8"/>
    <w:rsid w:val="00041C40"/>
    <w:rsid w:val="00043E23"/>
    <w:rsid w:val="00045C73"/>
    <w:rsid w:val="00045DD3"/>
    <w:rsid w:val="000511CC"/>
    <w:rsid w:val="00054644"/>
    <w:rsid w:val="00055199"/>
    <w:rsid w:val="0005678A"/>
    <w:rsid w:val="00061369"/>
    <w:rsid w:val="000631F2"/>
    <w:rsid w:val="00071243"/>
    <w:rsid w:val="00071D37"/>
    <w:rsid w:val="000725DC"/>
    <w:rsid w:val="00084073"/>
    <w:rsid w:val="00086F67"/>
    <w:rsid w:val="0009123A"/>
    <w:rsid w:val="00091ECF"/>
    <w:rsid w:val="00093F24"/>
    <w:rsid w:val="000A1DFD"/>
    <w:rsid w:val="000A44EF"/>
    <w:rsid w:val="000A4714"/>
    <w:rsid w:val="000B1AD4"/>
    <w:rsid w:val="000B6824"/>
    <w:rsid w:val="000B69E2"/>
    <w:rsid w:val="000C5CE6"/>
    <w:rsid w:val="000C74DD"/>
    <w:rsid w:val="000C7759"/>
    <w:rsid w:val="000E1906"/>
    <w:rsid w:val="000E435F"/>
    <w:rsid w:val="000E60B2"/>
    <w:rsid w:val="000F39BC"/>
    <w:rsid w:val="000F4A32"/>
    <w:rsid w:val="000F54A1"/>
    <w:rsid w:val="000F77A5"/>
    <w:rsid w:val="00104A51"/>
    <w:rsid w:val="00111D48"/>
    <w:rsid w:val="00113BA1"/>
    <w:rsid w:val="001149D0"/>
    <w:rsid w:val="00115B27"/>
    <w:rsid w:val="0012192E"/>
    <w:rsid w:val="00122143"/>
    <w:rsid w:val="00125A63"/>
    <w:rsid w:val="00125B6F"/>
    <w:rsid w:val="00126341"/>
    <w:rsid w:val="00127DC1"/>
    <w:rsid w:val="00130B76"/>
    <w:rsid w:val="00141409"/>
    <w:rsid w:val="00147360"/>
    <w:rsid w:val="00150C4A"/>
    <w:rsid w:val="001565AB"/>
    <w:rsid w:val="001638CA"/>
    <w:rsid w:val="001639A2"/>
    <w:rsid w:val="00163EE1"/>
    <w:rsid w:val="0016505C"/>
    <w:rsid w:val="00166C48"/>
    <w:rsid w:val="00171E01"/>
    <w:rsid w:val="001802B1"/>
    <w:rsid w:val="00181C7E"/>
    <w:rsid w:val="00187256"/>
    <w:rsid w:val="00195977"/>
    <w:rsid w:val="00196422"/>
    <w:rsid w:val="001B5A14"/>
    <w:rsid w:val="001B6FA2"/>
    <w:rsid w:val="001C0029"/>
    <w:rsid w:val="001C0C16"/>
    <w:rsid w:val="001C249A"/>
    <w:rsid w:val="001C3876"/>
    <w:rsid w:val="001C60F9"/>
    <w:rsid w:val="001C6EBD"/>
    <w:rsid w:val="001C7AB6"/>
    <w:rsid w:val="001D6136"/>
    <w:rsid w:val="001D7E1E"/>
    <w:rsid w:val="001F007A"/>
    <w:rsid w:val="001F7198"/>
    <w:rsid w:val="00201AB3"/>
    <w:rsid w:val="002121C8"/>
    <w:rsid w:val="002140AB"/>
    <w:rsid w:val="0021787B"/>
    <w:rsid w:val="0022396A"/>
    <w:rsid w:val="00226C45"/>
    <w:rsid w:val="00236297"/>
    <w:rsid w:val="002373C6"/>
    <w:rsid w:val="0024213D"/>
    <w:rsid w:val="002455C5"/>
    <w:rsid w:val="00245FAF"/>
    <w:rsid w:val="0025009C"/>
    <w:rsid w:val="00250C07"/>
    <w:rsid w:val="00254BE9"/>
    <w:rsid w:val="00260188"/>
    <w:rsid w:val="002607CC"/>
    <w:rsid w:val="00270020"/>
    <w:rsid w:val="00275AC0"/>
    <w:rsid w:val="00275BD0"/>
    <w:rsid w:val="00276198"/>
    <w:rsid w:val="002834FB"/>
    <w:rsid w:val="002855A7"/>
    <w:rsid w:val="0029065A"/>
    <w:rsid w:val="002A0A30"/>
    <w:rsid w:val="002A50C0"/>
    <w:rsid w:val="002B0538"/>
    <w:rsid w:val="002B0FCF"/>
    <w:rsid w:val="002B180F"/>
    <w:rsid w:val="002B213F"/>
    <w:rsid w:val="002B2E35"/>
    <w:rsid w:val="002B3E1A"/>
    <w:rsid w:val="002B5CD0"/>
    <w:rsid w:val="002B75F8"/>
    <w:rsid w:val="002C2B09"/>
    <w:rsid w:val="002C4B8B"/>
    <w:rsid w:val="002C5F71"/>
    <w:rsid w:val="002D0DCA"/>
    <w:rsid w:val="002E1A26"/>
    <w:rsid w:val="002E3AD3"/>
    <w:rsid w:val="002E3E1C"/>
    <w:rsid w:val="002E4E5F"/>
    <w:rsid w:val="002F0DE8"/>
    <w:rsid w:val="002F20F6"/>
    <w:rsid w:val="002F21DC"/>
    <w:rsid w:val="002F3112"/>
    <w:rsid w:val="002F3E19"/>
    <w:rsid w:val="00300CD2"/>
    <w:rsid w:val="00301D51"/>
    <w:rsid w:val="003040B5"/>
    <w:rsid w:val="00305015"/>
    <w:rsid w:val="00305A99"/>
    <w:rsid w:val="0030677F"/>
    <w:rsid w:val="003072EB"/>
    <w:rsid w:val="00316DC2"/>
    <w:rsid w:val="00322FF0"/>
    <w:rsid w:val="0032460B"/>
    <w:rsid w:val="00333CED"/>
    <w:rsid w:val="00334351"/>
    <w:rsid w:val="00341441"/>
    <w:rsid w:val="00350B1C"/>
    <w:rsid w:val="00351B26"/>
    <w:rsid w:val="00354476"/>
    <w:rsid w:val="00361905"/>
    <w:rsid w:val="00366765"/>
    <w:rsid w:val="00374DBF"/>
    <w:rsid w:val="0037536D"/>
    <w:rsid w:val="00376B03"/>
    <w:rsid w:val="003770E5"/>
    <w:rsid w:val="00381099"/>
    <w:rsid w:val="00382161"/>
    <w:rsid w:val="00383AEF"/>
    <w:rsid w:val="00384658"/>
    <w:rsid w:val="00386B40"/>
    <w:rsid w:val="003874DC"/>
    <w:rsid w:val="003901DB"/>
    <w:rsid w:val="00391911"/>
    <w:rsid w:val="00391AAA"/>
    <w:rsid w:val="00391CB7"/>
    <w:rsid w:val="00392FB3"/>
    <w:rsid w:val="003A2762"/>
    <w:rsid w:val="003A4934"/>
    <w:rsid w:val="003A6600"/>
    <w:rsid w:val="003B1C71"/>
    <w:rsid w:val="003C18F7"/>
    <w:rsid w:val="003C1962"/>
    <w:rsid w:val="003C22F9"/>
    <w:rsid w:val="003D0518"/>
    <w:rsid w:val="003D10F8"/>
    <w:rsid w:val="003D136C"/>
    <w:rsid w:val="003D1853"/>
    <w:rsid w:val="003D66C8"/>
    <w:rsid w:val="003E1074"/>
    <w:rsid w:val="003E21F9"/>
    <w:rsid w:val="003E392E"/>
    <w:rsid w:val="003E4883"/>
    <w:rsid w:val="003E606A"/>
    <w:rsid w:val="003F1305"/>
    <w:rsid w:val="003F1F13"/>
    <w:rsid w:val="003F6224"/>
    <w:rsid w:val="003F7079"/>
    <w:rsid w:val="003F7085"/>
    <w:rsid w:val="003F7812"/>
    <w:rsid w:val="003F7CC3"/>
    <w:rsid w:val="00400D3D"/>
    <w:rsid w:val="00404A2B"/>
    <w:rsid w:val="00411EA0"/>
    <w:rsid w:val="004137B2"/>
    <w:rsid w:val="004166E4"/>
    <w:rsid w:val="0042016A"/>
    <w:rsid w:val="00433183"/>
    <w:rsid w:val="004410CE"/>
    <w:rsid w:val="004423AC"/>
    <w:rsid w:val="00445EAC"/>
    <w:rsid w:val="004462EA"/>
    <w:rsid w:val="00453F23"/>
    <w:rsid w:val="00454F4B"/>
    <w:rsid w:val="004569CB"/>
    <w:rsid w:val="00460CB4"/>
    <w:rsid w:val="004618A5"/>
    <w:rsid w:val="004632AA"/>
    <w:rsid w:val="00463756"/>
    <w:rsid w:val="004641AB"/>
    <w:rsid w:val="00464A49"/>
    <w:rsid w:val="00464D0F"/>
    <w:rsid w:val="004726AE"/>
    <w:rsid w:val="0047629C"/>
    <w:rsid w:val="0048354B"/>
    <w:rsid w:val="00493062"/>
    <w:rsid w:val="004958B1"/>
    <w:rsid w:val="004962EB"/>
    <w:rsid w:val="004A12DD"/>
    <w:rsid w:val="004A4E70"/>
    <w:rsid w:val="004A70B8"/>
    <w:rsid w:val="004B3864"/>
    <w:rsid w:val="004B6FC2"/>
    <w:rsid w:val="004C2132"/>
    <w:rsid w:val="004C7329"/>
    <w:rsid w:val="004D1BC8"/>
    <w:rsid w:val="004D4CCA"/>
    <w:rsid w:val="004D74B6"/>
    <w:rsid w:val="004E1FCF"/>
    <w:rsid w:val="004E29F7"/>
    <w:rsid w:val="004E2FDF"/>
    <w:rsid w:val="004E5AE5"/>
    <w:rsid w:val="004E7108"/>
    <w:rsid w:val="004F144C"/>
    <w:rsid w:val="00502242"/>
    <w:rsid w:val="005026A4"/>
    <w:rsid w:val="005068AF"/>
    <w:rsid w:val="00515606"/>
    <w:rsid w:val="005167EE"/>
    <w:rsid w:val="005175AC"/>
    <w:rsid w:val="00517BA1"/>
    <w:rsid w:val="00520088"/>
    <w:rsid w:val="00537DDF"/>
    <w:rsid w:val="0054204C"/>
    <w:rsid w:val="005435BC"/>
    <w:rsid w:val="0054682B"/>
    <w:rsid w:val="00552E32"/>
    <w:rsid w:val="005552CA"/>
    <w:rsid w:val="00563530"/>
    <w:rsid w:val="00570EA5"/>
    <w:rsid w:val="00572045"/>
    <w:rsid w:val="0057262D"/>
    <w:rsid w:val="00572D57"/>
    <w:rsid w:val="00574210"/>
    <w:rsid w:val="005744D4"/>
    <w:rsid w:val="00575884"/>
    <w:rsid w:val="00586B70"/>
    <w:rsid w:val="005872D4"/>
    <w:rsid w:val="0059662E"/>
    <w:rsid w:val="005A29C9"/>
    <w:rsid w:val="005A7FD4"/>
    <w:rsid w:val="005B00E8"/>
    <w:rsid w:val="005B2904"/>
    <w:rsid w:val="005B71D5"/>
    <w:rsid w:val="005B7343"/>
    <w:rsid w:val="005C2ED6"/>
    <w:rsid w:val="005C3E46"/>
    <w:rsid w:val="005D13C4"/>
    <w:rsid w:val="005D4653"/>
    <w:rsid w:val="005D7486"/>
    <w:rsid w:val="005E3A88"/>
    <w:rsid w:val="005E426A"/>
    <w:rsid w:val="005E63C1"/>
    <w:rsid w:val="005E6EB9"/>
    <w:rsid w:val="005E6FE0"/>
    <w:rsid w:val="005F07CC"/>
    <w:rsid w:val="005F7210"/>
    <w:rsid w:val="0060066C"/>
    <w:rsid w:val="00600A99"/>
    <w:rsid w:val="0060741D"/>
    <w:rsid w:val="00611F31"/>
    <w:rsid w:val="00616349"/>
    <w:rsid w:val="00616A35"/>
    <w:rsid w:val="00620818"/>
    <w:rsid w:val="00621D65"/>
    <w:rsid w:val="006263B1"/>
    <w:rsid w:val="00626773"/>
    <w:rsid w:val="0062687C"/>
    <w:rsid w:val="00631B1C"/>
    <w:rsid w:val="006347CF"/>
    <w:rsid w:val="00636178"/>
    <w:rsid w:val="00637EFD"/>
    <w:rsid w:val="00643F0B"/>
    <w:rsid w:val="0064446F"/>
    <w:rsid w:val="00650685"/>
    <w:rsid w:val="00650FDB"/>
    <w:rsid w:val="006529BB"/>
    <w:rsid w:val="006530D0"/>
    <w:rsid w:val="00660994"/>
    <w:rsid w:val="00660B05"/>
    <w:rsid w:val="00660D55"/>
    <w:rsid w:val="00661D3D"/>
    <w:rsid w:val="006649C1"/>
    <w:rsid w:val="006651AA"/>
    <w:rsid w:val="00671D34"/>
    <w:rsid w:val="006723CB"/>
    <w:rsid w:val="00682C46"/>
    <w:rsid w:val="0068582F"/>
    <w:rsid w:val="00693DED"/>
    <w:rsid w:val="006958A9"/>
    <w:rsid w:val="00695DD2"/>
    <w:rsid w:val="006A02D1"/>
    <w:rsid w:val="006A0649"/>
    <w:rsid w:val="006A6987"/>
    <w:rsid w:val="006B37C6"/>
    <w:rsid w:val="006B3A25"/>
    <w:rsid w:val="006B3E74"/>
    <w:rsid w:val="006B772F"/>
    <w:rsid w:val="006C3B2F"/>
    <w:rsid w:val="006C5CAE"/>
    <w:rsid w:val="006D34B0"/>
    <w:rsid w:val="006D3C93"/>
    <w:rsid w:val="006D6251"/>
    <w:rsid w:val="006E7E14"/>
    <w:rsid w:val="006F07BB"/>
    <w:rsid w:val="006F0AA7"/>
    <w:rsid w:val="006F45F2"/>
    <w:rsid w:val="00703DC6"/>
    <w:rsid w:val="00710F54"/>
    <w:rsid w:val="0071793B"/>
    <w:rsid w:val="0072005C"/>
    <w:rsid w:val="007200EB"/>
    <w:rsid w:val="00720F69"/>
    <w:rsid w:val="00723153"/>
    <w:rsid w:val="00724662"/>
    <w:rsid w:val="00724851"/>
    <w:rsid w:val="00725A39"/>
    <w:rsid w:val="00733DE4"/>
    <w:rsid w:val="0073763A"/>
    <w:rsid w:val="0074114B"/>
    <w:rsid w:val="00742742"/>
    <w:rsid w:val="00743C94"/>
    <w:rsid w:val="00751A27"/>
    <w:rsid w:val="007565BA"/>
    <w:rsid w:val="00762EE7"/>
    <w:rsid w:val="00763E99"/>
    <w:rsid w:val="00764CD8"/>
    <w:rsid w:val="00771310"/>
    <w:rsid w:val="007743BD"/>
    <w:rsid w:val="0078037E"/>
    <w:rsid w:val="007804B1"/>
    <w:rsid w:val="00781483"/>
    <w:rsid w:val="007823EE"/>
    <w:rsid w:val="00784B28"/>
    <w:rsid w:val="00784F72"/>
    <w:rsid w:val="0079088E"/>
    <w:rsid w:val="00792CA3"/>
    <w:rsid w:val="00794805"/>
    <w:rsid w:val="00794CF6"/>
    <w:rsid w:val="00796C51"/>
    <w:rsid w:val="007A0759"/>
    <w:rsid w:val="007A3015"/>
    <w:rsid w:val="007A3C95"/>
    <w:rsid w:val="007A62BF"/>
    <w:rsid w:val="007B0B61"/>
    <w:rsid w:val="007C3CBF"/>
    <w:rsid w:val="007C7B25"/>
    <w:rsid w:val="007D628C"/>
    <w:rsid w:val="007E4F49"/>
    <w:rsid w:val="007F1F3F"/>
    <w:rsid w:val="007F3314"/>
    <w:rsid w:val="007F3EF9"/>
    <w:rsid w:val="007F4448"/>
    <w:rsid w:val="0080125A"/>
    <w:rsid w:val="00805C72"/>
    <w:rsid w:val="00810675"/>
    <w:rsid w:val="00814123"/>
    <w:rsid w:val="008172EE"/>
    <w:rsid w:val="00824A8E"/>
    <w:rsid w:val="00826F87"/>
    <w:rsid w:val="00835F8F"/>
    <w:rsid w:val="0084060F"/>
    <w:rsid w:val="00843798"/>
    <w:rsid w:val="00851D73"/>
    <w:rsid w:val="00853161"/>
    <w:rsid w:val="00855419"/>
    <w:rsid w:val="00855B43"/>
    <w:rsid w:val="00855C52"/>
    <w:rsid w:val="00855F0E"/>
    <w:rsid w:val="00857515"/>
    <w:rsid w:val="00865822"/>
    <w:rsid w:val="008675EB"/>
    <w:rsid w:val="0086764F"/>
    <w:rsid w:val="0087153B"/>
    <w:rsid w:val="00872E79"/>
    <w:rsid w:val="008765A7"/>
    <w:rsid w:val="008776AE"/>
    <w:rsid w:val="008815F3"/>
    <w:rsid w:val="0088288E"/>
    <w:rsid w:val="0088647D"/>
    <w:rsid w:val="00886AA5"/>
    <w:rsid w:val="0089039D"/>
    <w:rsid w:val="00895E75"/>
    <w:rsid w:val="00896107"/>
    <w:rsid w:val="00896DC0"/>
    <w:rsid w:val="008A0306"/>
    <w:rsid w:val="008A0959"/>
    <w:rsid w:val="008A0D00"/>
    <w:rsid w:val="008A0E3F"/>
    <w:rsid w:val="008A5702"/>
    <w:rsid w:val="008B0594"/>
    <w:rsid w:val="008B1952"/>
    <w:rsid w:val="008B5180"/>
    <w:rsid w:val="008B7B4D"/>
    <w:rsid w:val="008C0283"/>
    <w:rsid w:val="008C1396"/>
    <w:rsid w:val="008C7582"/>
    <w:rsid w:val="008D0EF0"/>
    <w:rsid w:val="008D288E"/>
    <w:rsid w:val="008D3317"/>
    <w:rsid w:val="008D6E09"/>
    <w:rsid w:val="008E03E9"/>
    <w:rsid w:val="008E3CEA"/>
    <w:rsid w:val="008E64DA"/>
    <w:rsid w:val="008F144E"/>
    <w:rsid w:val="0090162C"/>
    <w:rsid w:val="0090477F"/>
    <w:rsid w:val="0090727A"/>
    <w:rsid w:val="009072C7"/>
    <w:rsid w:val="009077BC"/>
    <w:rsid w:val="00910936"/>
    <w:rsid w:val="00910C80"/>
    <w:rsid w:val="009149B5"/>
    <w:rsid w:val="00915FEE"/>
    <w:rsid w:val="00916002"/>
    <w:rsid w:val="009174F7"/>
    <w:rsid w:val="00922750"/>
    <w:rsid w:val="00922BE6"/>
    <w:rsid w:val="00923A41"/>
    <w:rsid w:val="00925F67"/>
    <w:rsid w:val="0093530D"/>
    <w:rsid w:val="00936F19"/>
    <w:rsid w:val="00937489"/>
    <w:rsid w:val="00940AC3"/>
    <w:rsid w:val="00941A4E"/>
    <w:rsid w:val="00950724"/>
    <w:rsid w:val="009531E8"/>
    <w:rsid w:val="00955F65"/>
    <w:rsid w:val="00956333"/>
    <w:rsid w:val="00960ED2"/>
    <w:rsid w:val="009656D7"/>
    <w:rsid w:val="0096578E"/>
    <w:rsid w:val="00972387"/>
    <w:rsid w:val="0097630F"/>
    <w:rsid w:val="009779D0"/>
    <w:rsid w:val="00984D95"/>
    <w:rsid w:val="009855CA"/>
    <w:rsid w:val="00987981"/>
    <w:rsid w:val="009917F9"/>
    <w:rsid w:val="00993519"/>
    <w:rsid w:val="009935C8"/>
    <w:rsid w:val="00993F61"/>
    <w:rsid w:val="009940DB"/>
    <w:rsid w:val="00994399"/>
    <w:rsid w:val="009953CC"/>
    <w:rsid w:val="009974A5"/>
    <w:rsid w:val="009A31DF"/>
    <w:rsid w:val="009A4819"/>
    <w:rsid w:val="009A5319"/>
    <w:rsid w:val="009A6E6D"/>
    <w:rsid w:val="009B2BB3"/>
    <w:rsid w:val="009B3CE1"/>
    <w:rsid w:val="009C3F34"/>
    <w:rsid w:val="009D02B6"/>
    <w:rsid w:val="009D21F5"/>
    <w:rsid w:val="009D672A"/>
    <w:rsid w:val="009D6F72"/>
    <w:rsid w:val="009E3AFF"/>
    <w:rsid w:val="009E688F"/>
    <w:rsid w:val="009F1E5F"/>
    <w:rsid w:val="009F34C8"/>
    <w:rsid w:val="009F51E2"/>
    <w:rsid w:val="00A04D53"/>
    <w:rsid w:val="00A0702F"/>
    <w:rsid w:val="00A138D7"/>
    <w:rsid w:val="00A17D6C"/>
    <w:rsid w:val="00A2119C"/>
    <w:rsid w:val="00A21DB6"/>
    <w:rsid w:val="00A235DF"/>
    <w:rsid w:val="00A26AEF"/>
    <w:rsid w:val="00A307D4"/>
    <w:rsid w:val="00A31083"/>
    <w:rsid w:val="00A320AD"/>
    <w:rsid w:val="00A342FB"/>
    <w:rsid w:val="00A376C6"/>
    <w:rsid w:val="00A406DC"/>
    <w:rsid w:val="00A41C51"/>
    <w:rsid w:val="00A447D8"/>
    <w:rsid w:val="00A46129"/>
    <w:rsid w:val="00A47D53"/>
    <w:rsid w:val="00A56A37"/>
    <w:rsid w:val="00A60145"/>
    <w:rsid w:val="00A64CBF"/>
    <w:rsid w:val="00A71714"/>
    <w:rsid w:val="00A74302"/>
    <w:rsid w:val="00A817BB"/>
    <w:rsid w:val="00A82068"/>
    <w:rsid w:val="00A8442D"/>
    <w:rsid w:val="00A8730C"/>
    <w:rsid w:val="00A91C9E"/>
    <w:rsid w:val="00A94C85"/>
    <w:rsid w:val="00A9759F"/>
    <w:rsid w:val="00AA022B"/>
    <w:rsid w:val="00AA203F"/>
    <w:rsid w:val="00AB1B47"/>
    <w:rsid w:val="00AB331C"/>
    <w:rsid w:val="00AB55BE"/>
    <w:rsid w:val="00AB5636"/>
    <w:rsid w:val="00AB70B4"/>
    <w:rsid w:val="00AB7CE4"/>
    <w:rsid w:val="00AC6C20"/>
    <w:rsid w:val="00AD64C2"/>
    <w:rsid w:val="00AE37F8"/>
    <w:rsid w:val="00AF47B8"/>
    <w:rsid w:val="00AF490E"/>
    <w:rsid w:val="00AF7066"/>
    <w:rsid w:val="00B04074"/>
    <w:rsid w:val="00B118DB"/>
    <w:rsid w:val="00B1320C"/>
    <w:rsid w:val="00B20370"/>
    <w:rsid w:val="00B21A99"/>
    <w:rsid w:val="00B24668"/>
    <w:rsid w:val="00B25161"/>
    <w:rsid w:val="00B25ECC"/>
    <w:rsid w:val="00B36476"/>
    <w:rsid w:val="00B427BA"/>
    <w:rsid w:val="00B43148"/>
    <w:rsid w:val="00B44170"/>
    <w:rsid w:val="00B460FC"/>
    <w:rsid w:val="00B508E1"/>
    <w:rsid w:val="00B52D46"/>
    <w:rsid w:val="00B52F37"/>
    <w:rsid w:val="00B57F35"/>
    <w:rsid w:val="00B609FD"/>
    <w:rsid w:val="00B631FF"/>
    <w:rsid w:val="00B637A1"/>
    <w:rsid w:val="00B644AB"/>
    <w:rsid w:val="00B6688F"/>
    <w:rsid w:val="00B66F75"/>
    <w:rsid w:val="00B67E92"/>
    <w:rsid w:val="00B7053D"/>
    <w:rsid w:val="00B75096"/>
    <w:rsid w:val="00B836A9"/>
    <w:rsid w:val="00B852AC"/>
    <w:rsid w:val="00B853CD"/>
    <w:rsid w:val="00B86EBC"/>
    <w:rsid w:val="00B9037B"/>
    <w:rsid w:val="00B910B3"/>
    <w:rsid w:val="00B958B5"/>
    <w:rsid w:val="00B95B4B"/>
    <w:rsid w:val="00B97021"/>
    <w:rsid w:val="00B97C73"/>
    <w:rsid w:val="00BA0D89"/>
    <w:rsid w:val="00BA187F"/>
    <w:rsid w:val="00BA2546"/>
    <w:rsid w:val="00BA6D73"/>
    <w:rsid w:val="00BA747A"/>
    <w:rsid w:val="00BB32DF"/>
    <w:rsid w:val="00BB3BEF"/>
    <w:rsid w:val="00BB5388"/>
    <w:rsid w:val="00BB7002"/>
    <w:rsid w:val="00BC0C7E"/>
    <w:rsid w:val="00BC1391"/>
    <w:rsid w:val="00BC3C36"/>
    <w:rsid w:val="00BC3C39"/>
    <w:rsid w:val="00BC403C"/>
    <w:rsid w:val="00BC7230"/>
    <w:rsid w:val="00BD5599"/>
    <w:rsid w:val="00BE1CEB"/>
    <w:rsid w:val="00BE5CB6"/>
    <w:rsid w:val="00BF1FA4"/>
    <w:rsid w:val="00BF2174"/>
    <w:rsid w:val="00BF2FB1"/>
    <w:rsid w:val="00C00744"/>
    <w:rsid w:val="00C02FD6"/>
    <w:rsid w:val="00C05B70"/>
    <w:rsid w:val="00C06A70"/>
    <w:rsid w:val="00C201C0"/>
    <w:rsid w:val="00C22C1A"/>
    <w:rsid w:val="00C22EE7"/>
    <w:rsid w:val="00C2661F"/>
    <w:rsid w:val="00C27446"/>
    <w:rsid w:val="00C32195"/>
    <w:rsid w:val="00C328E0"/>
    <w:rsid w:val="00C329D2"/>
    <w:rsid w:val="00C51059"/>
    <w:rsid w:val="00C53E15"/>
    <w:rsid w:val="00C54DBB"/>
    <w:rsid w:val="00C5600F"/>
    <w:rsid w:val="00C57E99"/>
    <w:rsid w:val="00C602A5"/>
    <w:rsid w:val="00C607AB"/>
    <w:rsid w:val="00C626F1"/>
    <w:rsid w:val="00C645CF"/>
    <w:rsid w:val="00C65BB5"/>
    <w:rsid w:val="00C7155D"/>
    <w:rsid w:val="00C75ECD"/>
    <w:rsid w:val="00C76AD0"/>
    <w:rsid w:val="00C912B7"/>
    <w:rsid w:val="00C9387A"/>
    <w:rsid w:val="00C95E14"/>
    <w:rsid w:val="00C97B79"/>
    <w:rsid w:val="00CA073A"/>
    <w:rsid w:val="00CA0831"/>
    <w:rsid w:val="00CA12A6"/>
    <w:rsid w:val="00CB070D"/>
    <w:rsid w:val="00CB4D05"/>
    <w:rsid w:val="00CC1104"/>
    <w:rsid w:val="00CC4370"/>
    <w:rsid w:val="00CC4D1A"/>
    <w:rsid w:val="00CD0B3F"/>
    <w:rsid w:val="00CD1563"/>
    <w:rsid w:val="00CD38C0"/>
    <w:rsid w:val="00CD740C"/>
    <w:rsid w:val="00CE318E"/>
    <w:rsid w:val="00CE32D4"/>
    <w:rsid w:val="00CF0341"/>
    <w:rsid w:val="00CF0E07"/>
    <w:rsid w:val="00CF5C84"/>
    <w:rsid w:val="00CF5DFC"/>
    <w:rsid w:val="00D048DE"/>
    <w:rsid w:val="00D058DB"/>
    <w:rsid w:val="00D07672"/>
    <w:rsid w:val="00D07CCB"/>
    <w:rsid w:val="00D1004F"/>
    <w:rsid w:val="00D11677"/>
    <w:rsid w:val="00D12F57"/>
    <w:rsid w:val="00D14AF5"/>
    <w:rsid w:val="00D176EA"/>
    <w:rsid w:val="00D20FE8"/>
    <w:rsid w:val="00D218F8"/>
    <w:rsid w:val="00D21E2A"/>
    <w:rsid w:val="00D22845"/>
    <w:rsid w:val="00D25191"/>
    <w:rsid w:val="00D26906"/>
    <w:rsid w:val="00D27849"/>
    <w:rsid w:val="00D30843"/>
    <w:rsid w:val="00D42B9F"/>
    <w:rsid w:val="00D4682E"/>
    <w:rsid w:val="00D468E2"/>
    <w:rsid w:val="00D51CB7"/>
    <w:rsid w:val="00D53982"/>
    <w:rsid w:val="00D55ABC"/>
    <w:rsid w:val="00D6211E"/>
    <w:rsid w:val="00D63E52"/>
    <w:rsid w:val="00D66AC7"/>
    <w:rsid w:val="00D66E7D"/>
    <w:rsid w:val="00D679F4"/>
    <w:rsid w:val="00D73B51"/>
    <w:rsid w:val="00D73F9D"/>
    <w:rsid w:val="00D74F27"/>
    <w:rsid w:val="00D8493F"/>
    <w:rsid w:val="00D91706"/>
    <w:rsid w:val="00D94783"/>
    <w:rsid w:val="00DA18EE"/>
    <w:rsid w:val="00DA2E2D"/>
    <w:rsid w:val="00DA4051"/>
    <w:rsid w:val="00DB2E1F"/>
    <w:rsid w:val="00DB38D4"/>
    <w:rsid w:val="00DB39FD"/>
    <w:rsid w:val="00DB5D5A"/>
    <w:rsid w:val="00DC42F4"/>
    <w:rsid w:val="00DC47B2"/>
    <w:rsid w:val="00DC4DEA"/>
    <w:rsid w:val="00DC5CA6"/>
    <w:rsid w:val="00DD08C9"/>
    <w:rsid w:val="00DD2159"/>
    <w:rsid w:val="00DD2937"/>
    <w:rsid w:val="00DD565D"/>
    <w:rsid w:val="00DD6A4C"/>
    <w:rsid w:val="00DD7BCB"/>
    <w:rsid w:val="00DE1D81"/>
    <w:rsid w:val="00DE205A"/>
    <w:rsid w:val="00DE2A6B"/>
    <w:rsid w:val="00DE4492"/>
    <w:rsid w:val="00DE6FA1"/>
    <w:rsid w:val="00DE7C10"/>
    <w:rsid w:val="00E02E30"/>
    <w:rsid w:val="00E0427E"/>
    <w:rsid w:val="00E07B16"/>
    <w:rsid w:val="00E101E7"/>
    <w:rsid w:val="00E10F4F"/>
    <w:rsid w:val="00E12CCE"/>
    <w:rsid w:val="00E15110"/>
    <w:rsid w:val="00E15E9A"/>
    <w:rsid w:val="00E174EB"/>
    <w:rsid w:val="00E20CCE"/>
    <w:rsid w:val="00E254F3"/>
    <w:rsid w:val="00E30E51"/>
    <w:rsid w:val="00E324E6"/>
    <w:rsid w:val="00E336DE"/>
    <w:rsid w:val="00E34EB2"/>
    <w:rsid w:val="00E35FD3"/>
    <w:rsid w:val="00E45B9B"/>
    <w:rsid w:val="00E53177"/>
    <w:rsid w:val="00E55E8E"/>
    <w:rsid w:val="00E55FD2"/>
    <w:rsid w:val="00E62A59"/>
    <w:rsid w:val="00E70918"/>
    <w:rsid w:val="00E72540"/>
    <w:rsid w:val="00E73AE3"/>
    <w:rsid w:val="00E7620C"/>
    <w:rsid w:val="00E775F2"/>
    <w:rsid w:val="00E81948"/>
    <w:rsid w:val="00E83532"/>
    <w:rsid w:val="00E91C88"/>
    <w:rsid w:val="00E941C7"/>
    <w:rsid w:val="00EA37FB"/>
    <w:rsid w:val="00EA3D05"/>
    <w:rsid w:val="00EA4EA4"/>
    <w:rsid w:val="00EA50FA"/>
    <w:rsid w:val="00EB21D4"/>
    <w:rsid w:val="00EB7802"/>
    <w:rsid w:val="00EB79CE"/>
    <w:rsid w:val="00EC62B8"/>
    <w:rsid w:val="00EC717B"/>
    <w:rsid w:val="00ED2AEA"/>
    <w:rsid w:val="00ED4967"/>
    <w:rsid w:val="00ED7534"/>
    <w:rsid w:val="00EE1143"/>
    <w:rsid w:val="00EE15A1"/>
    <w:rsid w:val="00EF028A"/>
    <w:rsid w:val="00EF2314"/>
    <w:rsid w:val="00EF7EB7"/>
    <w:rsid w:val="00EF7EE3"/>
    <w:rsid w:val="00F01095"/>
    <w:rsid w:val="00F02A12"/>
    <w:rsid w:val="00F034F7"/>
    <w:rsid w:val="00F040AB"/>
    <w:rsid w:val="00F074FA"/>
    <w:rsid w:val="00F10A24"/>
    <w:rsid w:val="00F10C2F"/>
    <w:rsid w:val="00F111A2"/>
    <w:rsid w:val="00F12859"/>
    <w:rsid w:val="00F16350"/>
    <w:rsid w:val="00F179BF"/>
    <w:rsid w:val="00F25371"/>
    <w:rsid w:val="00F26671"/>
    <w:rsid w:val="00F34366"/>
    <w:rsid w:val="00F408DA"/>
    <w:rsid w:val="00F410CC"/>
    <w:rsid w:val="00F43DA3"/>
    <w:rsid w:val="00F46DE0"/>
    <w:rsid w:val="00F47DB6"/>
    <w:rsid w:val="00F50F16"/>
    <w:rsid w:val="00F52F08"/>
    <w:rsid w:val="00F60321"/>
    <w:rsid w:val="00F60F79"/>
    <w:rsid w:val="00F6116F"/>
    <w:rsid w:val="00F65D14"/>
    <w:rsid w:val="00F73AB9"/>
    <w:rsid w:val="00F74CDE"/>
    <w:rsid w:val="00F7643B"/>
    <w:rsid w:val="00F76843"/>
    <w:rsid w:val="00F77971"/>
    <w:rsid w:val="00F811E5"/>
    <w:rsid w:val="00F8510F"/>
    <w:rsid w:val="00F8644B"/>
    <w:rsid w:val="00F93B47"/>
    <w:rsid w:val="00F94E0A"/>
    <w:rsid w:val="00F96FE2"/>
    <w:rsid w:val="00FA2961"/>
    <w:rsid w:val="00FA3C9F"/>
    <w:rsid w:val="00FA46DD"/>
    <w:rsid w:val="00FA71B5"/>
    <w:rsid w:val="00FA787E"/>
    <w:rsid w:val="00FB0183"/>
    <w:rsid w:val="00FB0B3D"/>
    <w:rsid w:val="00FB2D07"/>
    <w:rsid w:val="00FB3CBF"/>
    <w:rsid w:val="00FB50EA"/>
    <w:rsid w:val="00FB64D7"/>
    <w:rsid w:val="00FB68E7"/>
    <w:rsid w:val="00FB6D4D"/>
    <w:rsid w:val="00FB703E"/>
    <w:rsid w:val="00FB79E3"/>
    <w:rsid w:val="00FC2AA0"/>
    <w:rsid w:val="00FC73CD"/>
    <w:rsid w:val="00FC7600"/>
    <w:rsid w:val="00FC79B9"/>
    <w:rsid w:val="00FD4D15"/>
    <w:rsid w:val="00FD5090"/>
    <w:rsid w:val="00FD7E1F"/>
    <w:rsid w:val="00FE20CE"/>
    <w:rsid w:val="00FE6291"/>
    <w:rsid w:val="00FF5E21"/>
    <w:rsid w:val="00FF79E3"/>
    <w:rsid w:val="02CFCFF7"/>
    <w:rsid w:val="09FD2F38"/>
    <w:rsid w:val="0EDB8916"/>
    <w:rsid w:val="0EDE1A2F"/>
    <w:rsid w:val="0EFDCAC4"/>
    <w:rsid w:val="0F51AF36"/>
    <w:rsid w:val="14923873"/>
    <w:rsid w:val="15B7297E"/>
    <w:rsid w:val="15FF6464"/>
    <w:rsid w:val="173F7D19"/>
    <w:rsid w:val="175D7EAB"/>
    <w:rsid w:val="1788ADB0"/>
    <w:rsid w:val="1BF184DE"/>
    <w:rsid w:val="1BFD5CEA"/>
    <w:rsid w:val="1BFFC35D"/>
    <w:rsid w:val="1D4B2CEF"/>
    <w:rsid w:val="1DBFF90B"/>
    <w:rsid w:val="1EE97541"/>
    <w:rsid w:val="1EF32BDA"/>
    <w:rsid w:val="1EF7E317"/>
    <w:rsid w:val="1F7F08ED"/>
    <w:rsid w:val="1FBBD780"/>
    <w:rsid w:val="1FBF806B"/>
    <w:rsid w:val="1FC64FE4"/>
    <w:rsid w:val="1FF79928"/>
    <w:rsid w:val="21BCBCDC"/>
    <w:rsid w:val="251B9B6D"/>
    <w:rsid w:val="26F64B91"/>
    <w:rsid w:val="26FCEC49"/>
    <w:rsid w:val="27BE398C"/>
    <w:rsid w:val="27C7FE1D"/>
    <w:rsid w:val="27FFB1D1"/>
    <w:rsid w:val="28B7ECD7"/>
    <w:rsid w:val="29E7E8A3"/>
    <w:rsid w:val="2A5FDD23"/>
    <w:rsid w:val="2B77B449"/>
    <w:rsid w:val="2BBF79F5"/>
    <w:rsid w:val="2CDDF7D2"/>
    <w:rsid w:val="2D7AEAEB"/>
    <w:rsid w:val="2D97C6E9"/>
    <w:rsid w:val="2DAF1A89"/>
    <w:rsid w:val="2DBA54FE"/>
    <w:rsid w:val="2DFD5162"/>
    <w:rsid w:val="2DFF1687"/>
    <w:rsid w:val="2ED911CE"/>
    <w:rsid w:val="2EFF61FD"/>
    <w:rsid w:val="2F2BDCF4"/>
    <w:rsid w:val="2F7F756E"/>
    <w:rsid w:val="2F7F86A2"/>
    <w:rsid w:val="2FBFB7C9"/>
    <w:rsid w:val="2FCD89BE"/>
    <w:rsid w:val="2FEB7192"/>
    <w:rsid w:val="2FF98B8A"/>
    <w:rsid w:val="2FFE0AD5"/>
    <w:rsid w:val="31DF641B"/>
    <w:rsid w:val="31E31660"/>
    <w:rsid w:val="31FED10B"/>
    <w:rsid w:val="3313CE9B"/>
    <w:rsid w:val="337F38B6"/>
    <w:rsid w:val="338B2940"/>
    <w:rsid w:val="33FA7BBB"/>
    <w:rsid w:val="33FEAED5"/>
    <w:rsid w:val="35AB6652"/>
    <w:rsid w:val="35FF43D0"/>
    <w:rsid w:val="36529EEE"/>
    <w:rsid w:val="365F1A7D"/>
    <w:rsid w:val="36FB63AE"/>
    <w:rsid w:val="36FB87FE"/>
    <w:rsid w:val="36FF6394"/>
    <w:rsid w:val="37B0E0CE"/>
    <w:rsid w:val="37BD8E67"/>
    <w:rsid w:val="37BFE114"/>
    <w:rsid w:val="37ECBE91"/>
    <w:rsid w:val="37F7DDD6"/>
    <w:rsid w:val="39896A04"/>
    <w:rsid w:val="3A7F412E"/>
    <w:rsid w:val="3B7316CD"/>
    <w:rsid w:val="3BBEED58"/>
    <w:rsid w:val="3BEFF117"/>
    <w:rsid w:val="3BF3B57D"/>
    <w:rsid w:val="3BFE7232"/>
    <w:rsid w:val="3BFF601D"/>
    <w:rsid w:val="3DCE35F0"/>
    <w:rsid w:val="3DEEBF7F"/>
    <w:rsid w:val="3DFB41CE"/>
    <w:rsid w:val="3E2B8F78"/>
    <w:rsid w:val="3E5FEB7C"/>
    <w:rsid w:val="3E6F0763"/>
    <w:rsid w:val="3EB2BCFF"/>
    <w:rsid w:val="3EBFAFAF"/>
    <w:rsid w:val="3ECFA688"/>
    <w:rsid w:val="3EDBDC31"/>
    <w:rsid w:val="3EEF724D"/>
    <w:rsid w:val="3EEF93C0"/>
    <w:rsid w:val="3EF5BF09"/>
    <w:rsid w:val="3EFF44F1"/>
    <w:rsid w:val="3EFFDAE4"/>
    <w:rsid w:val="3F2E04C1"/>
    <w:rsid w:val="3F3D7989"/>
    <w:rsid w:val="3F4FCB2A"/>
    <w:rsid w:val="3F5F4155"/>
    <w:rsid w:val="3F5FFA98"/>
    <w:rsid w:val="3F6D304D"/>
    <w:rsid w:val="3F6F9B1C"/>
    <w:rsid w:val="3F6FEBD6"/>
    <w:rsid w:val="3F7707F0"/>
    <w:rsid w:val="3F777C2F"/>
    <w:rsid w:val="3F8B3C56"/>
    <w:rsid w:val="3F9636DD"/>
    <w:rsid w:val="3F973C27"/>
    <w:rsid w:val="3FBF9F8A"/>
    <w:rsid w:val="3FCE5E13"/>
    <w:rsid w:val="3FD3C897"/>
    <w:rsid w:val="3FDD87F5"/>
    <w:rsid w:val="3FDFB464"/>
    <w:rsid w:val="3FE3B820"/>
    <w:rsid w:val="3FE7C92E"/>
    <w:rsid w:val="3FEAD630"/>
    <w:rsid w:val="3FEB78A7"/>
    <w:rsid w:val="3FF55918"/>
    <w:rsid w:val="3FF6A2F3"/>
    <w:rsid w:val="3FF72C4F"/>
    <w:rsid w:val="3FF7A61A"/>
    <w:rsid w:val="3FFD8538"/>
    <w:rsid w:val="3FFF1360"/>
    <w:rsid w:val="3FFF7320"/>
    <w:rsid w:val="3FFF9E65"/>
    <w:rsid w:val="41DB6572"/>
    <w:rsid w:val="46BE65DE"/>
    <w:rsid w:val="47361ECC"/>
    <w:rsid w:val="47D73897"/>
    <w:rsid w:val="47DB9E08"/>
    <w:rsid w:val="47EAC25B"/>
    <w:rsid w:val="47F782CB"/>
    <w:rsid w:val="496F65B1"/>
    <w:rsid w:val="49B6C9FA"/>
    <w:rsid w:val="4A5EDCD1"/>
    <w:rsid w:val="4BDF81AC"/>
    <w:rsid w:val="4BFB0E89"/>
    <w:rsid w:val="4E7F1E83"/>
    <w:rsid w:val="4EFF0E32"/>
    <w:rsid w:val="4F3C2D03"/>
    <w:rsid w:val="4F4BFF0A"/>
    <w:rsid w:val="4F7B3D85"/>
    <w:rsid w:val="4F9F7A54"/>
    <w:rsid w:val="4FB79311"/>
    <w:rsid w:val="4FD549A2"/>
    <w:rsid w:val="4FF35AFE"/>
    <w:rsid w:val="4FFCBC35"/>
    <w:rsid w:val="4FFDCED2"/>
    <w:rsid w:val="4FFF6612"/>
    <w:rsid w:val="50F5B686"/>
    <w:rsid w:val="517BE150"/>
    <w:rsid w:val="51BFDC9D"/>
    <w:rsid w:val="51EFAC5A"/>
    <w:rsid w:val="53BF979F"/>
    <w:rsid w:val="54DEF116"/>
    <w:rsid w:val="54FD1AE7"/>
    <w:rsid w:val="54FF777E"/>
    <w:rsid w:val="56470150"/>
    <w:rsid w:val="56F792DA"/>
    <w:rsid w:val="573995BB"/>
    <w:rsid w:val="577F7550"/>
    <w:rsid w:val="5796BAAA"/>
    <w:rsid w:val="57B79DB9"/>
    <w:rsid w:val="57CF955E"/>
    <w:rsid w:val="57EB09BC"/>
    <w:rsid w:val="57FF4D5A"/>
    <w:rsid w:val="57FF7F15"/>
    <w:rsid w:val="58D71868"/>
    <w:rsid w:val="58EE5AB4"/>
    <w:rsid w:val="58FE48D2"/>
    <w:rsid w:val="590BC5AA"/>
    <w:rsid w:val="596F274C"/>
    <w:rsid w:val="59EBB67F"/>
    <w:rsid w:val="5A9F5DAE"/>
    <w:rsid w:val="5ACF9744"/>
    <w:rsid w:val="5B331EAE"/>
    <w:rsid w:val="5B3EC1A0"/>
    <w:rsid w:val="5B3F0F8E"/>
    <w:rsid w:val="5B5FEDF3"/>
    <w:rsid w:val="5B7BD51C"/>
    <w:rsid w:val="5BAB0309"/>
    <w:rsid w:val="5BBB7E3F"/>
    <w:rsid w:val="5BBFCF61"/>
    <w:rsid w:val="5BC785DB"/>
    <w:rsid w:val="5BCE012C"/>
    <w:rsid w:val="5BEF3FEE"/>
    <w:rsid w:val="5BEF6D97"/>
    <w:rsid w:val="5BFBFBBD"/>
    <w:rsid w:val="5BFD0592"/>
    <w:rsid w:val="5BFE9B2A"/>
    <w:rsid w:val="5D4FEE3A"/>
    <w:rsid w:val="5D5ED10B"/>
    <w:rsid w:val="5D6B7458"/>
    <w:rsid w:val="5DD68EBD"/>
    <w:rsid w:val="5DD6DC74"/>
    <w:rsid w:val="5DDA1E0E"/>
    <w:rsid w:val="5DF13F99"/>
    <w:rsid w:val="5DF99C25"/>
    <w:rsid w:val="5DFD62DF"/>
    <w:rsid w:val="5E9AD413"/>
    <w:rsid w:val="5EAB376A"/>
    <w:rsid w:val="5EADBEC7"/>
    <w:rsid w:val="5EBFF655"/>
    <w:rsid w:val="5EDF6135"/>
    <w:rsid w:val="5EE68DA1"/>
    <w:rsid w:val="5EE7EFAD"/>
    <w:rsid w:val="5EFFA6D6"/>
    <w:rsid w:val="5F2BA16E"/>
    <w:rsid w:val="5F3FDC9B"/>
    <w:rsid w:val="5F3FE22D"/>
    <w:rsid w:val="5F4B6DF1"/>
    <w:rsid w:val="5FA76886"/>
    <w:rsid w:val="5FAF0F54"/>
    <w:rsid w:val="5FB0B20C"/>
    <w:rsid w:val="5FBCF81D"/>
    <w:rsid w:val="5FBD8B21"/>
    <w:rsid w:val="5FBE7EF2"/>
    <w:rsid w:val="5FBF408E"/>
    <w:rsid w:val="5FC97A39"/>
    <w:rsid w:val="5FCF14C4"/>
    <w:rsid w:val="5FD087A8"/>
    <w:rsid w:val="5FD30712"/>
    <w:rsid w:val="5FDEF3DC"/>
    <w:rsid w:val="5FEF03B7"/>
    <w:rsid w:val="5FEF6D51"/>
    <w:rsid w:val="5FEFD64B"/>
    <w:rsid w:val="5FF68C0C"/>
    <w:rsid w:val="5FFA91EF"/>
    <w:rsid w:val="5FFB68CC"/>
    <w:rsid w:val="5FFE5108"/>
    <w:rsid w:val="5FFEA0F9"/>
    <w:rsid w:val="5FFFB5F1"/>
    <w:rsid w:val="5FFFBD3A"/>
    <w:rsid w:val="5FFFD0F8"/>
    <w:rsid w:val="5FFFE3CA"/>
    <w:rsid w:val="61EED6ED"/>
    <w:rsid w:val="633FF215"/>
    <w:rsid w:val="635F7817"/>
    <w:rsid w:val="63EE48C7"/>
    <w:rsid w:val="63FEFCF3"/>
    <w:rsid w:val="64BFD6A9"/>
    <w:rsid w:val="657F448B"/>
    <w:rsid w:val="65DDCC43"/>
    <w:rsid w:val="65E110F7"/>
    <w:rsid w:val="65F60C2D"/>
    <w:rsid w:val="65F947D6"/>
    <w:rsid w:val="664F8DF5"/>
    <w:rsid w:val="665F54F8"/>
    <w:rsid w:val="66BFFAD6"/>
    <w:rsid w:val="673E6064"/>
    <w:rsid w:val="67EEED16"/>
    <w:rsid w:val="67EFD616"/>
    <w:rsid w:val="67FDF603"/>
    <w:rsid w:val="67FE15AC"/>
    <w:rsid w:val="6833A9E6"/>
    <w:rsid w:val="69F5DAF1"/>
    <w:rsid w:val="69FFC041"/>
    <w:rsid w:val="6A4ED62E"/>
    <w:rsid w:val="6ABFF4AE"/>
    <w:rsid w:val="6AFA02D9"/>
    <w:rsid w:val="6AFF113B"/>
    <w:rsid w:val="6B4F39F6"/>
    <w:rsid w:val="6B5D43AD"/>
    <w:rsid w:val="6BD7C8F8"/>
    <w:rsid w:val="6BF7D3D1"/>
    <w:rsid w:val="6BFF4C6F"/>
    <w:rsid w:val="6BFF5A3C"/>
    <w:rsid w:val="6C1652E4"/>
    <w:rsid w:val="6C4B6C2A"/>
    <w:rsid w:val="6CBED331"/>
    <w:rsid w:val="6CCFB4B7"/>
    <w:rsid w:val="6CFF0777"/>
    <w:rsid w:val="6D7DD7BB"/>
    <w:rsid w:val="6D7FE11D"/>
    <w:rsid w:val="6D932A07"/>
    <w:rsid w:val="6DBFDB57"/>
    <w:rsid w:val="6DD3230E"/>
    <w:rsid w:val="6DEFBE18"/>
    <w:rsid w:val="6DFDE975"/>
    <w:rsid w:val="6DFECC89"/>
    <w:rsid w:val="6E371B7C"/>
    <w:rsid w:val="6E67F370"/>
    <w:rsid w:val="6E683651"/>
    <w:rsid w:val="6E6F19AC"/>
    <w:rsid w:val="6E6F60C6"/>
    <w:rsid w:val="6EAD6825"/>
    <w:rsid w:val="6EB9F5EC"/>
    <w:rsid w:val="6EBD3BDD"/>
    <w:rsid w:val="6EBD433D"/>
    <w:rsid w:val="6EBF491D"/>
    <w:rsid w:val="6EBFC54C"/>
    <w:rsid w:val="6EDF2BD7"/>
    <w:rsid w:val="6EEF33BA"/>
    <w:rsid w:val="6EFD1525"/>
    <w:rsid w:val="6EFD23D4"/>
    <w:rsid w:val="6EFF5411"/>
    <w:rsid w:val="6F3C373F"/>
    <w:rsid w:val="6F4FC67C"/>
    <w:rsid w:val="6F6D61CE"/>
    <w:rsid w:val="6F6E16FA"/>
    <w:rsid w:val="6F74D91D"/>
    <w:rsid w:val="6F7F528F"/>
    <w:rsid w:val="6F9F8096"/>
    <w:rsid w:val="6F9FF701"/>
    <w:rsid w:val="6FA45059"/>
    <w:rsid w:val="6FABCF3B"/>
    <w:rsid w:val="6FB78D40"/>
    <w:rsid w:val="6FBD0102"/>
    <w:rsid w:val="6FBD5F01"/>
    <w:rsid w:val="6FBFC2D9"/>
    <w:rsid w:val="6FC30F6A"/>
    <w:rsid w:val="6FC78EA2"/>
    <w:rsid w:val="6FCEA9BB"/>
    <w:rsid w:val="6FD75CB8"/>
    <w:rsid w:val="6FDF8B06"/>
    <w:rsid w:val="6FDFA0AF"/>
    <w:rsid w:val="6FEB209B"/>
    <w:rsid w:val="6FF9788D"/>
    <w:rsid w:val="6FF9B2D3"/>
    <w:rsid w:val="6FFC81FA"/>
    <w:rsid w:val="6FFD6D37"/>
    <w:rsid w:val="6FFDF3A7"/>
    <w:rsid w:val="6FFE3264"/>
    <w:rsid w:val="6FFF0C50"/>
    <w:rsid w:val="6FFFB5DF"/>
    <w:rsid w:val="712F3253"/>
    <w:rsid w:val="71BEE47B"/>
    <w:rsid w:val="71BFB1CC"/>
    <w:rsid w:val="71E6774C"/>
    <w:rsid w:val="71FF6594"/>
    <w:rsid w:val="72691F79"/>
    <w:rsid w:val="729524CD"/>
    <w:rsid w:val="729F9717"/>
    <w:rsid w:val="72BF4609"/>
    <w:rsid w:val="72DFAE2E"/>
    <w:rsid w:val="72F97652"/>
    <w:rsid w:val="732CE259"/>
    <w:rsid w:val="733789CA"/>
    <w:rsid w:val="73BDEB2F"/>
    <w:rsid w:val="73F79735"/>
    <w:rsid w:val="73FD3F3B"/>
    <w:rsid w:val="74CCB934"/>
    <w:rsid w:val="74FF2801"/>
    <w:rsid w:val="753A036D"/>
    <w:rsid w:val="753D5637"/>
    <w:rsid w:val="755D670B"/>
    <w:rsid w:val="757DAB89"/>
    <w:rsid w:val="75B7CB3E"/>
    <w:rsid w:val="75BF0CC5"/>
    <w:rsid w:val="75DBF258"/>
    <w:rsid w:val="75DF7A5B"/>
    <w:rsid w:val="75F72834"/>
    <w:rsid w:val="75FA3CD6"/>
    <w:rsid w:val="75FEC8FD"/>
    <w:rsid w:val="75FF6A26"/>
    <w:rsid w:val="75FFDC97"/>
    <w:rsid w:val="763EE63B"/>
    <w:rsid w:val="764E2AB1"/>
    <w:rsid w:val="76623ADB"/>
    <w:rsid w:val="767F5458"/>
    <w:rsid w:val="76B6F769"/>
    <w:rsid w:val="76B8B8B8"/>
    <w:rsid w:val="76BA93BB"/>
    <w:rsid w:val="76BE51D7"/>
    <w:rsid w:val="76BEE297"/>
    <w:rsid w:val="76BF34E6"/>
    <w:rsid w:val="76EF2FC1"/>
    <w:rsid w:val="76EF77B9"/>
    <w:rsid w:val="76FDBDFA"/>
    <w:rsid w:val="76FFE84A"/>
    <w:rsid w:val="7737FD52"/>
    <w:rsid w:val="773B15DD"/>
    <w:rsid w:val="775F3238"/>
    <w:rsid w:val="77745529"/>
    <w:rsid w:val="7777CB39"/>
    <w:rsid w:val="777BEF99"/>
    <w:rsid w:val="777E2801"/>
    <w:rsid w:val="77B44D6C"/>
    <w:rsid w:val="77B78185"/>
    <w:rsid w:val="77BD4068"/>
    <w:rsid w:val="77BF2CBE"/>
    <w:rsid w:val="77BFD0ED"/>
    <w:rsid w:val="77D7B2E2"/>
    <w:rsid w:val="77E98C3B"/>
    <w:rsid w:val="77EFDF73"/>
    <w:rsid w:val="77FB922A"/>
    <w:rsid w:val="77FD93CF"/>
    <w:rsid w:val="77FEB36B"/>
    <w:rsid w:val="77FF8084"/>
    <w:rsid w:val="77FFE928"/>
    <w:rsid w:val="77FFF45E"/>
    <w:rsid w:val="77FFFBF6"/>
    <w:rsid w:val="787D1EE4"/>
    <w:rsid w:val="78EFEFA1"/>
    <w:rsid w:val="78F311B6"/>
    <w:rsid w:val="793F0EC8"/>
    <w:rsid w:val="795B4C21"/>
    <w:rsid w:val="797DF4F6"/>
    <w:rsid w:val="797E3D12"/>
    <w:rsid w:val="79B0EF89"/>
    <w:rsid w:val="79DF9042"/>
    <w:rsid w:val="79E6EA25"/>
    <w:rsid w:val="79F756AB"/>
    <w:rsid w:val="7A575F38"/>
    <w:rsid w:val="7A5EF3E5"/>
    <w:rsid w:val="7A6F29D3"/>
    <w:rsid w:val="7A6FADEC"/>
    <w:rsid w:val="7A9D6FAE"/>
    <w:rsid w:val="7AC59D92"/>
    <w:rsid w:val="7ACA3C70"/>
    <w:rsid w:val="7ACFB1F2"/>
    <w:rsid w:val="7ADBD736"/>
    <w:rsid w:val="7ADD9902"/>
    <w:rsid w:val="7AFCD877"/>
    <w:rsid w:val="7B0BF590"/>
    <w:rsid w:val="7B2F04B1"/>
    <w:rsid w:val="7B3A1700"/>
    <w:rsid w:val="7B3AFFB5"/>
    <w:rsid w:val="7B3FEA03"/>
    <w:rsid w:val="7B49F0A1"/>
    <w:rsid w:val="7B532125"/>
    <w:rsid w:val="7B5B357C"/>
    <w:rsid w:val="7B779E14"/>
    <w:rsid w:val="7B7EBBBB"/>
    <w:rsid w:val="7B7F37FF"/>
    <w:rsid w:val="7B7F479C"/>
    <w:rsid w:val="7B870019"/>
    <w:rsid w:val="7B8739FA"/>
    <w:rsid w:val="7B9D07C9"/>
    <w:rsid w:val="7BA6CAD8"/>
    <w:rsid w:val="7BA78E87"/>
    <w:rsid w:val="7BC1F675"/>
    <w:rsid w:val="7BC8D299"/>
    <w:rsid w:val="7BC9B80D"/>
    <w:rsid w:val="7BD5EC67"/>
    <w:rsid w:val="7BDA0075"/>
    <w:rsid w:val="7BDB929C"/>
    <w:rsid w:val="7BDF2232"/>
    <w:rsid w:val="7BDF3CED"/>
    <w:rsid w:val="7BEB45DA"/>
    <w:rsid w:val="7BEFC673"/>
    <w:rsid w:val="7BF91786"/>
    <w:rsid w:val="7BFA79A7"/>
    <w:rsid w:val="7BFB661E"/>
    <w:rsid w:val="7BFF32BC"/>
    <w:rsid w:val="7BFF3E7F"/>
    <w:rsid w:val="7C7B0E6C"/>
    <w:rsid w:val="7CBBCE93"/>
    <w:rsid w:val="7CBFA13A"/>
    <w:rsid w:val="7CD6746B"/>
    <w:rsid w:val="7CDF96E7"/>
    <w:rsid w:val="7CFFD925"/>
    <w:rsid w:val="7D33A5CE"/>
    <w:rsid w:val="7D57E5E0"/>
    <w:rsid w:val="7D6DF912"/>
    <w:rsid w:val="7D6F03AC"/>
    <w:rsid w:val="7D7F7C17"/>
    <w:rsid w:val="7D8D253A"/>
    <w:rsid w:val="7D8D7B2A"/>
    <w:rsid w:val="7D9B8EF0"/>
    <w:rsid w:val="7D9F471E"/>
    <w:rsid w:val="7DDB5B55"/>
    <w:rsid w:val="7DDE66F5"/>
    <w:rsid w:val="7DDEA920"/>
    <w:rsid w:val="7DDEC515"/>
    <w:rsid w:val="7DDFEF40"/>
    <w:rsid w:val="7DE341D5"/>
    <w:rsid w:val="7DE764B8"/>
    <w:rsid w:val="7DEBB507"/>
    <w:rsid w:val="7DF51739"/>
    <w:rsid w:val="7DFAA6D2"/>
    <w:rsid w:val="7DFABBB3"/>
    <w:rsid w:val="7DFCE38D"/>
    <w:rsid w:val="7DFE8349"/>
    <w:rsid w:val="7DFF218B"/>
    <w:rsid w:val="7DFFB314"/>
    <w:rsid w:val="7E19C380"/>
    <w:rsid w:val="7E345A29"/>
    <w:rsid w:val="7E6E2B89"/>
    <w:rsid w:val="7E7BED5C"/>
    <w:rsid w:val="7EB3F923"/>
    <w:rsid w:val="7EBB1A28"/>
    <w:rsid w:val="7EDF08A8"/>
    <w:rsid w:val="7EEAC4CE"/>
    <w:rsid w:val="7EEB8D79"/>
    <w:rsid w:val="7EEE458C"/>
    <w:rsid w:val="7EF72CD4"/>
    <w:rsid w:val="7EF9C420"/>
    <w:rsid w:val="7EFB914D"/>
    <w:rsid w:val="7EFD0852"/>
    <w:rsid w:val="7EFF1700"/>
    <w:rsid w:val="7EFF95B3"/>
    <w:rsid w:val="7EFFC502"/>
    <w:rsid w:val="7EFFCEE1"/>
    <w:rsid w:val="7EFFD360"/>
    <w:rsid w:val="7F1D9DCA"/>
    <w:rsid w:val="7F393FC7"/>
    <w:rsid w:val="7F3FB8C2"/>
    <w:rsid w:val="7F5B945D"/>
    <w:rsid w:val="7F5D14CE"/>
    <w:rsid w:val="7F5F0D0F"/>
    <w:rsid w:val="7F6D8B39"/>
    <w:rsid w:val="7F73F62A"/>
    <w:rsid w:val="7F763AD8"/>
    <w:rsid w:val="7F77181A"/>
    <w:rsid w:val="7F772A36"/>
    <w:rsid w:val="7F7B2542"/>
    <w:rsid w:val="7F7E0A03"/>
    <w:rsid w:val="7F7ED1E6"/>
    <w:rsid w:val="7F7FB780"/>
    <w:rsid w:val="7F7FE50E"/>
    <w:rsid w:val="7F8DCC53"/>
    <w:rsid w:val="7F8E45F9"/>
    <w:rsid w:val="7F96F80B"/>
    <w:rsid w:val="7F9A784B"/>
    <w:rsid w:val="7F9D77D5"/>
    <w:rsid w:val="7F9F2E5D"/>
    <w:rsid w:val="7FA7D881"/>
    <w:rsid w:val="7FA9B22A"/>
    <w:rsid w:val="7FACDB63"/>
    <w:rsid w:val="7FAD5FAF"/>
    <w:rsid w:val="7FAE7BBB"/>
    <w:rsid w:val="7FAF6A4F"/>
    <w:rsid w:val="7FB75330"/>
    <w:rsid w:val="7FB7C4F7"/>
    <w:rsid w:val="7FBBB7F0"/>
    <w:rsid w:val="7FBBC157"/>
    <w:rsid w:val="7FBE13D6"/>
    <w:rsid w:val="7FBF5479"/>
    <w:rsid w:val="7FCE8877"/>
    <w:rsid w:val="7FCF497B"/>
    <w:rsid w:val="7FCFB722"/>
    <w:rsid w:val="7FD2CA82"/>
    <w:rsid w:val="7FDB5665"/>
    <w:rsid w:val="7FDCEC63"/>
    <w:rsid w:val="7FDD5979"/>
    <w:rsid w:val="7FDDD164"/>
    <w:rsid w:val="7FDE492D"/>
    <w:rsid w:val="7FE58932"/>
    <w:rsid w:val="7FE9F730"/>
    <w:rsid w:val="7FED996E"/>
    <w:rsid w:val="7FEF6435"/>
    <w:rsid w:val="7FF3F330"/>
    <w:rsid w:val="7FF43970"/>
    <w:rsid w:val="7FF5FDA9"/>
    <w:rsid w:val="7FF78EFB"/>
    <w:rsid w:val="7FF7E2E4"/>
    <w:rsid w:val="7FFA3090"/>
    <w:rsid w:val="7FFAF724"/>
    <w:rsid w:val="7FFB27F4"/>
    <w:rsid w:val="7FFB4184"/>
    <w:rsid w:val="7FFB430A"/>
    <w:rsid w:val="7FFBEF89"/>
    <w:rsid w:val="7FFBF0A5"/>
    <w:rsid w:val="7FFBFB77"/>
    <w:rsid w:val="7FFC47F2"/>
    <w:rsid w:val="7FFD015E"/>
    <w:rsid w:val="7FFD444D"/>
    <w:rsid w:val="7FFD650D"/>
    <w:rsid w:val="7FFD75AA"/>
    <w:rsid w:val="7FFDE770"/>
    <w:rsid w:val="7FFDF1AE"/>
    <w:rsid w:val="7FFEF5E0"/>
    <w:rsid w:val="7FFF12EA"/>
    <w:rsid w:val="7FFF2809"/>
    <w:rsid w:val="7FFF36EB"/>
    <w:rsid w:val="7FFF3AEA"/>
    <w:rsid w:val="7FFF4528"/>
    <w:rsid w:val="7FFF5A8F"/>
    <w:rsid w:val="7FFF72A3"/>
    <w:rsid w:val="7FFF86F5"/>
    <w:rsid w:val="7FFF9FCB"/>
    <w:rsid w:val="7FFFD736"/>
    <w:rsid w:val="7FFFD952"/>
    <w:rsid w:val="7FFFE02B"/>
    <w:rsid w:val="7FFFEC9A"/>
    <w:rsid w:val="7FFFF33E"/>
    <w:rsid w:val="8AEB321B"/>
    <w:rsid w:val="8B77E589"/>
    <w:rsid w:val="8CF98832"/>
    <w:rsid w:val="8DF733C4"/>
    <w:rsid w:val="8F4FF0BF"/>
    <w:rsid w:val="8F7581D4"/>
    <w:rsid w:val="93BF6753"/>
    <w:rsid w:val="96ED4489"/>
    <w:rsid w:val="97D1B181"/>
    <w:rsid w:val="97F348CD"/>
    <w:rsid w:val="9BCFCFB5"/>
    <w:rsid w:val="9BF2205D"/>
    <w:rsid w:val="9BFE45F0"/>
    <w:rsid w:val="9C97B6CE"/>
    <w:rsid w:val="9CFF5BC0"/>
    <w:rsid w:val="9D670CC2"/>
    <w:rsid w:val="9E3FCAFE"/>
    <w:rsid w:val="9E79A8E6"/>
    <w:rsid w:val="9E85BA4A"/>
    <w:rsid w:val="9E97E8DF"/>
    <w:rsid w:val="9EFDB7B0"/>
    <w:rsid w:val="9EFF3875"/>
    <w:rsid w:val="9F778545"/>
    <w:rsid w:val="9F9FB307"/>
    <w:rsid w:val="9FDF5FF4"/>
    <w:rsid w:val="9FF67CBE"/>
    <w:rsid w:val="A3B7103B"/>
    <w:rsid w:val="A7BF1CF3"/>
    <w:rsid w:val="A9CD72F6"/>
    <w:rsid w:val="A9EE2A2F"/>
    <w:rsid w:val="AAFAF633"/>
    <w:rsid w:val="ABCD4824"/>
    <w:rsid w:val="ABCF2B0A"/>
    <w:rsid w:val="ABED6D54"/>
    <w:rsid w:val="ABF6377F"/>
    <w:rsid w:val="ABFF2C84"/>
    <w:rsid w:val="ABFFCF7F"/>
    <w:rsid w:val="ADFFC929"/>
    <w:rsid w:val="AE7F2162"/>
    <w:rsid w:val="AEFEC906"/>
    <w:rsid w:val="AF2CA8EA"/>
    <w:rsid w:val="AF5E2D30"/>
    <w:rsid w:val="AF6C15AF"/>
    <w:rsid w:val="AFEF1601"/>
    <w:rsid w:val="AFF53227"/>
    <w:rsid w:val="AFFAFF47"/>
    <w:rsid w:val="AFFC8CD7"/>
    <w:rsid w:val="AFFD0D5E"/>
    <w:rsid w:val="B3AB0997"/>
    <w:rsid w:val="B3AFC237"/>
    <w:rsid w:val="B3DF757E"/>
    <w:rsid w:val="B55F1A87"/>
    <w:rsid w:val="B57769D7"/>
    <w:rsid w:val="B67B06E9"/>
    <w:rsid w:val="B67E9FFD"/>
    <w:rsid w:val="B6BFA242"/>
    <w:rsid w:val="B6D95CAA"/>
    <w:rsid w:val="B6FCEB10"/>
    <w:rsid w:val="B76E5CB9"/>
    <w:rsid w:val="B77F0A32"/>
    <w:rsid w:val="B79BA60D"/>
    <w:rsid w:val="B7E9CA90"/>
    <w:rsid w:val="B7F5A3E3"/>
    <w:rsid w:val="B7F6FE71"/>
    <w:rsid w:val="B7F706C6"/>
    <w:rsid w:val="B7F96F4E"/>
    <w:rsid w:val="B7FA958E"/>
    <w:rsid w:val="B7FFD6F1"/>
    <w:rsid w:val="B8FBB724"/>
    <w:rsid w:val="B9171898"/>
    <w:rsid w:val="B96E065F"/>
    <w:rsid w:val="BB1FAC82"/>
    <w:rsid w:val="BB7B6792"/>
    <w:rsid w:val="BB7F16B4"/>
    <w:rsid w:val="BBB32118"/>
    <w:rsid w:val="BBDC60FD"/>
    <w:rsid w:val="BBDF7CD1"/>
    <w:rsid w:val="BBEDD443"/>
    <w:rsid w:val="BBF068BA"/>
    <w:rsid w:val="BBF37DDF"/>
    <w:rsid w:val="BBF736B2"/>
    <w:rsid w:val="BBF7C03F"/>
    <w:rsid w:val="BBF7D69C"/>
    <w:rsid w:val="BBFF4E49"/>
    <w:rsid w:val="BBFF736C"/>
    <w:rsid w:val="BC1FA402"/>
    <w:rsid w:val="BCEFC7E9"/>
    <w:rsid w:val="BD2E17EC"/>
    <w:rsid w:val="BD6B8D87"/>
    <w:rsid w:val="BDBFF4FB"/>
    <w:rsid w:val="BDC5D573"/>
    <w:rsid w:val="BDE827A0"/>
    <w:rsid w:val="BDFC75FE"/>
    <w:rsid w:val="BE7F67EC"/>
    <w:rsid w:val="BED72747"/>
    <w:rsid w:val="BEDF2B02"/>
    <w:rsid w:val="BEDFDFAC"/>
    <w:rsid w:val="BEFA8429"/>
    <w:rsid w:val="BEFC323E"/>
    <w:rsid w:val="BEFEF740"/>
    <w:rsid w:val="BEFF5AE2"/>
    <w:rsid w:val="BF3F9BB5"/>
    <w:rsid w:val="BF6E3EA8"/>
    <w:rsid w:val="BF7AA07A"/>
    <w:rsid w:val="BF7B2A08"/>
    <w:rsid w:val="BF7F4988"/>
    <w:rsid w:val="BFA7B47D"/>
    <w:rsid w:val="BFAA2C98"/>
    <w:rsid w:val="BFBC15C2"/>
    <w:rsid w:val="BFBE428E"/>
    <w:rsid w:val="BFC7C6F3"/>
    <w:rsid w:val="BFD9600C"/>
    <w:rsid w:val="BFDB13EE"/>
    <w:rsid w:val="BFDBA5C7"/>
    <w:rsid w:val="BFDBEA13"/>
    <w:rsid w:val="BFDDA95A"/>
    <w:rsid w:val="BFEFE82C"/>
    <w:rsid w:val="BFEFEE34"/>
    <w:rsid w:val="BFF71F19"/>
    <w:rsid w:val="BFFB2408"/>
    <w:rsid w:val="BFFE6B41"/>
    <w:rsid w:val="BFFE7423"/>
    <w:rsid w:val="C1EF2E5F"/>
    <w:rsid w:val="C3C68ABE"/>
    <w:rsid w:val="C3F69A7A"/>
    <w:rsid w:val="C3FDAC1C"/>
    <w:rsid w:val="C67F8AAA"/>
    <w:rsid w:val="C77E3BD6"/>
    <w:rsid w:val="C77FC746"/>
    <w:rsid w:val="C7E6C38E"/>
    <w:rsid w:val="C7F79D0B"/>
    <w:rsid w:val="C7FF9E81"/>
    <w:rsid w:val="C9FF7BD4"/>
    <w:rsid w:val="CB5ECA80"/>
    <w:rsid w:val="CB6B4E5D"/>
    <w:rsid w:val="CB8F7BFA"/>
    <w:rsid w:val="CBCC5704"/>
    <w:rsid w:val="CD77BA9D"/>
    <w:rsid w:val="CD7FBC49"/>
    <w:rsid w:val="CDDBD4FB"/>
    <w:rsid w:val="CDF7E345"/>
    <w:rsid w:val="CDFBE26A"/>
    <w:rsid w:val="CE38A48A"/>
    <w:rsid w:val="CEB4AE17"/>
    <w:rsid w:val="CEBFB00F"/>
    <w:rsid w:val="CEDD1910"/>
    <w:rsid w:val="CF2FF662"/>
    <w:rsid w:val="CF770F46"/>
    <w:rsid w:val="CF7DF384"/>
    <w:rsid w:val="CFAB5922"/>
    <w:rsid w:val="CFD98D3D"/>
    <w:rsid w:val="CFDA4316"/>
    <w:rsid w:val="CFE35970"/>
    <w:rsid w:val="CFFC64E8"/>
    <w:rsid w:val="D15757D9"/>
    <w:rsid w:val="D1DFCEE2"/>
    <w:rsid w:val="D4F51A64"/>
    <w:rsid w:val="D576173D"/>
    <w:rsid w:val="D5BF2128"/>
    <w:rsid w:val="D66A4317"/>
    <w:rsid w:val="D6EC0E47"/>
    <w:rsid w:val="D6FF8EA8"/>
    <w:rsid w:val="D7BEC3C1"/>
    <w:rsid w:val="D7DF2273"/>
    <w:rsid w:val="D7DFCFF1"/>
    <w:rsid w:val="D7DFD766"/>
    <w:rsid w:val="D7EF8C25"/>
    <w:rsid w:val="D7FD656F"/>
    <w:rsid w:val="D7FFA6C5"/>
    <w:rsid w:val="D95DAAEC"/>
    <w:rsid w:val="D96FF265"/>
    <w:rsid w:val="DAEA3869"/>
    <w:rsid w:val="DAF75590"/>
    <w:rsid w:val="DAF7D672"/>
    <w:rsid w:val="DAFB5E9C"/>
    <w:rsid w:val="DB7FB515"/>
    <w:rsid w:val="DCB900AE"/>
    <w:rsid w:val="DCFD6B0A"/>
    <w:rsid w:val="DD37B7CB"/>
    <w:rsid w:val="DD3A7AD3"/>
    <w:rsid w:val="DD5B05A6"/>
    <w:rsid w:val="DD7D5B5A"/>
    <w:rsid w:val="DDA63C31"/>
    <w:rsid w:val="DDB7C922"/>
    <w:rsid w:val="DDD5F043"/>
    <w:rsid w:val="DDF38A67"/>
    <w:rsid w:val="DDFDA633"/>
    <w:rsid w:val="DDFDFD2D"/>
    <w:rsid w:val="DDFF216A"/>
    <w:rsid w:val="DDFFDBFD"/>
    <w:rsid w:val="DE2EC9F8"/>
    <w:rsid w:val="DE6E25B8"/>
    <w:rsid w:val="DE7E2AB9"/>
    <w:rsid w:val="DECC85A8"/>
    <w:rsid w:val="DEDF34CA"/>
    <w:rsid w:val="DEF7C9A5"/>
    <w:rsid w:val="DEFA9B09"/>
    <w:rsid w:val="DEFCE958"/>
    <w:rsid w:val="DEFF3D04"/>
    <w:rsid w:val="DEFF415F"/>
    <w:rsid w:val="DF19B656"/>
    <w:rsid w:val="DF1B8124"/>
    <w:rsid w:val="DF3FE0BD"/>
    <w:rsid w:val="DF6D3837"/>
    <w:rsid w:val="DF760E41"/>
    <w:rsid w:val="DF7F646E"/>
    <w:rsid w:val="DF896CF3"/>
    <w:rsid w:val="DFA336D7"/>
    <w:rsid w:val="DFBDFEE5"/>
    <w:rsid w:val="DFBEFA49"/>
    <w:rsid w:val="DFDD547D"/>
    <w:rsid w:val="DFE6BB0B"/>
    <w:rsid w:val="DFEBE5AD"/>
    <w:rsid w:val="DFEE3463"/>
    <w:rsid w:val="DFEEE834"/>
    <w:rsid w:val="DFEF401E"/>
    <w:rsid w:val="DFFA604B"/>
    <w:rsid w:val="DFFC38D0"/>
    <w:rsid w:val="DFFC471D"/>
    <w:rsid w:val="DFFD0E47"/>
    <w:rsid w:val="DFFD7DFE"/>
    <w:rsid w:val="DFFF0E60"/>
    <w:rsid w:val="DFFF1E7A"/>
    <w:rsid w:val="DFFF93AA"/>
    <w:rsid w:val="E1FDEA0B"/>
    <w:rsid w:val="E1FE7384"/>
    <w:rsid w:val="E1FFBD20"/>
    <w:rsid w:val="E22EFDD8"/>
    <w:rsid w:val="E34FE6C5"/>
    <w:rsid w:val="E3DF2E76"/>
    <w:rsid w:val="E3FDBE74"/>
    <w:rsid w:val="E3FF3D8C"/>
    <w:rsid w:val="E4775403"/>
    <w:rsid w:val="E4BA8B16"/>
    <w:rsid w:val="E4FA8FDB"/>
    <w:rsid w:val="E57DDB38"/>
    <w:rsid w:val="E5AEE03D"/>
    <w:rsid w:val="E5E537AF"/>
    <w:rsid w:val="E67FE043"/>
    <w:rsid w:val="E6DAEA17"/>
    <w:rsid w:val="E71984A9"/>
    <w:rsid w:val="E75C0462"/>
    <w:rsid w:val="E799EDF9"/>
    <w:rsid w:val="E7B78A84"/>
    <w:rsid w:val="E7EB922C"/>
    <w:rsid w:val="E7EF68DA"/>
    <w:rsid w:val="E7F3CE09"/>
    <w:rsid w:val="E7FF7E82"/>
    <w:rsid w:val="E89EC98F"/>
    <w:rsid w:val="E95F0EB2"/>
    <w:rsid w:val="EABC6BB4"/>
    <w:rsid w:val="EBB17642"/>
    <w:rsid w:val="EBBF53AD"/>
    <w:rsid w:val="EBFF2E17"/>
    <w:rsid w:val="EBFFA8F9"/>
    <w:rsid w:val="EBFFD5F8"/>
    <w:rsid w:val="EC772ACA"/>
    <w:rsid w:val="ED7FC4DD"/>
    <w:rsid w:val="EDC78376"/>
    <w:rsid w:val="EDEEB7DE"/>
    <w:rsid w:val="EE3B8C63"/>
    <w:rsid w:val="EEE512BA"/>
    <w:rsid w:val="EEEBE7D2"/>
    <w:rsid w:val="EEFB3F82"/>
    <w:rsid w:val="EEFE3B03"/>
    <w:rsid w:val="EEFEE5EC"/>
    <w:rsid w:val="EEFFE736"/>
    <w:rsid w:val="EF335678"/>
    <w:rsid w:val="EF3CB564"/>
    <w:rsid w:val="EF3CF181"/>
    <w:rsid w:val="EF3FC67B"/>
    <w:rsid w:val="EF7FC923"/>
    <w:rsid w:val="EF9FEE92"/>
    <w:rsid w:val="EFAD0108"/>
    <w:rsid w:val="EFB73468"/>
    <w:rsid w:val="EFBF07D0"/>
    <w:rsid w:val="EFBF7EC6"/>
    <w:rsid w:val="EFCF65A7"/>
    <w:rsid w:val="EFD365DC"/>
    <w:rsid w:val="EFDD68BD"/>
    <w:rsid w:val="EFE56DAA"/>
    <w:rsid w:val="EFE7F6A1"/>
    <w:rsid w:val="EFEB1F76"/>
    <w:rsid w:val="EFEBE498"/>
    <w:rsid w:val="EFED2DE6"/>
    <w:rsid w:val="EFF75E86"/>
    <w:rsid w:val="EFF871EA"/>
    <w:rsid w:val="EFF923D6"/>
    <w:rsid w:val="EFFAE63D"/>
    <w:rsid w:val="EFFE2D2D"/>
    <w:rsid w:val="EFFF619A"/>
    <w:rsid w:val="F039A5E1"/>
    <w:rsid w:val="F153420B"/>
    <w:rsid w:val="F19FC135"/>
    <w:rsid w:val="F1DBC594"/>
    <w:rsid w:val="F1FE168A"/>
    <w:rsid w:val="F27BF371"/>
    <w:rsid w:val="F2DF97BC"/>
    <w:rsid w:val="F2EBAACD"/>
    <w:rsid w:val="F2F77244"/>
    <w:rsid w:val="F2FFB105"/>
    <w:rsid w:val="F37F2B8D"/>
    <w:rsid w:val="F37FAD6C"/>
    <w:rsid w:val="F3E704D7"/>
    <w:rsid w:val="F3ECA096"/>
    <w:rsid w:val="F3ED494F"/>
    <w:rsid w:val="F3F6CC15"/>
    <w:rsid w:val="F3FA3F50"/>
    <w:rsid w:val="F3FFA7A3"/>
    <w:rsid w:val="F4D7C104"/>
    <w:rsid w:val="F5BBD1F0"/>
    <w:rsid w:val="F5CDF017"/>
    <w:rsid w:val="F5CE3EB1"/>
    <w:rsid w:val="F5CF04D3"/>
    <w:rsid w:val="F5DFAC05"/>
    <w:rsid w:val="F5F7CFDD"/>
    <w:rsid w:val="F62F4192"/>
    <w:rsid w:val="F6AF4B90"/>
    <w:rsid w:val="F6B94B46"/>
    <w:rsid w:val="F6BBB8CD"/>
    <w:rsid w:val="F6D390F5"/>
    <w:rsid w:val="F6E508C7"/>
    <w:rsid w:val="F6EDEF27"/>
    <w:rsid w:val="F6F33BC8"/>
    <w:rsid w:val="F6FFF6EF"/>
    <w:rsid w:val="F747E127"/>
    <w:rsid w:val="F75AC335"/>
    <w:rsid w:val="F775F034"/>
    <w:rsid w:val="F7767475"/>
    <w:rsid w:val="F79F6515"/>
    <w:rsid w:val="F7B36594"/>
    <w:rsid w:val="F7B3D8B6"/>
    <w:rsid w:val="F7BB3B71"/>
    <w:rsid w:val="F7BF7C36"/>
    <w:rsid w:val="F7CF49EA"/>
    <w:rsid w:val="F7CF824A"/>
    <w:rsid w:val="F7D34C2C"/>
    <w:rsid w:val="F7D7BF4E"/>
    <w:rsid w:val="F7DD5D76"/>
    <w:rsid w:val="F7DE9762"/>
    <w:rsid w:val="F7EAFED2"/>
    <w:rsid w:val="F7EB9BA8"/>
    <w:rsid w:val="F7EDD64F"/>
    <w:rsid w:val="F7EE5129"/>
    <w:rsid w:val="F7EF0BC1"/>
    <w:rsid w:val="F7EFE5F5"/>
    <w:rsid w:val="F7F76270"/>
    <w:rsid w:val="F7F80C79"/>
    <w:rsid w:val="F7FC3F45"/>
    <w:rsid w:val="F7FE5F07"/>
    <w:rsid w:val="F7FEC2C8"/>
    <w:rsid w:val="F7FF226F"/>
    <w:rsid w:val="F7FF22D5"/>
    <w:rsid w:val="F7FF6F57"/>
    <w:rsid w:val="F7FFB89E"/>
    <w:rsid w:val="F87F26EE"/>
    <w:rsid w:val="F8BFEDCC"/>
    <w:rsid w:val="F91FED94"/>
    <w:rsid w:val="F93B02E0"/>
    <w:rsid w:val="F9BB8804"/>
    <w:rsid w:val="F9BC0387"/>
    <w:rsid w:val="F9E659DC"/>
    <w:rsid w:val="FA5EE9C3"/>
    <w:rsid w:val="FA6E6C3B"/>
    <w:rsid w:val="FAAF45A3"/>
    <w:rsid w:val="FABE2D53"/>
    <w:rsid w:val="FABF60AF"/>
    <w:rsid w:val="FADFCEA9"/>
    <w:rsid w:val="FADFD2F0"/>
    <w:rsid w:val="FADFDD87"/>
    <w:rsid w:val="FAF71A4D"/>
    <w:rsid w:val="FAFE5422"/>
    <w:rsid w:val="FAFE65BA"/>
    <w:rsid w:val="FB07E906"/>
    <w:rsid w:val="FB478678"/>
    <w:rsid w:val="FB4D3993"/>
    <w:rsid w:val="FB5F4964"/>
    <w:rsid w:val="FB6F1EBB"/>
    <w:rsid w:val="FB776529"/>
    <w:rsid w:val="FB78B5BA"/>
    <w:rsid w:val="FB7F4FB1"/>
    <w:rsid w:val="FB7F8F9D"/>
    <w:rsid w:val="FB7FCB57"/>
    <w:rsid w:val="FB9FE100"/>
    <w:rsid w:val="FBA77C84"/>
    <w:rsid w:val="FBAB8279"/>
    <w:rsid w:val="FBB715D7"/>
    <w:rsid w:val="FBBE5846"/>
    <w:rsid w:val="FBBF2910"/>
    <w:rsid w:val="FBBF5152"/>
    <w:rsid w:val="FBC9DD02"/>
    <w:rsid w:val="FBDF68F0"/>
    <w:rsid w:val="FBDF8C2B"/>
    <w:rsid w:val="FBEB9BD1"/>
    <w:rsid w:val="FBF1FA6B"/>
    <w:rsid w:val="FBF512A0"/>
    <w:rsid w:val="FBF6BC5E"/>
    <w:rsid w:val="FBF75649"/>
    <w:rsid w:val="FBFD782C"/>
    <w:rsid w:val="FBFF51B7"/>
    <w:rsid w:val="FC3C9632"/>
    <w:rsid w:val="FC5BB2C1"/>
    <w:rsid w:val="FC6F1977"/>
    <w:rsid w:val="FC7A0020"/>
    <w:rsid w:val="FCB6A164"/>
    <w:rsid w:val="FCBFEAAB"/>
    <w:rsid w:val="FCF792E8"/>
    <w:rsid w:val="FCFDA31F"/>
    <w:rsid w:val="FCFFB4E0"/>
    <w:rsid w:val="FD4EAFB4"/>
    <w:rsid w:val="FD7F2962"/>
    <w:rsid w:val="FD94C132"/>
    <w:rsid w:val="FDA7D13C"/>
    <w:rsid w:val="FDAB3FAE"/>
    <w:rsid w:val="FDAF0184"/>
    <w:rsid w:val="FDB814CC"/>
    <w:rsid w:val="FDBFD23A"/>
    <w:rsid w:val="FDCD203A"/>
    <w:rsid w:val="FDD64055"/>
    <w:rsid w:val="FDD7EA7C"/>
    <w:rsid w:val="FDD93272"/>
    <w:rsid w:val="FDD9E4F5"/>
    <w:rsid w:val="FDDA6F8C"/>
    <w:rsid w:val="FDDE433D"/>
    <w:rsid w:val="FDDFA9FF"/>
    <w:rsid w:val="FDDFDE6D"/>
    <w:rsid w:val="FDE5C0C5"/>
    <w:rsid w:val="FDF9393D"/>
    <w:rsid w:val="FDFB0D00"/>
    <w:rsid w:val="FDFCCEDE"/>
    <w:rsid w:val="FDFE02AE"/>
    <w:rsid w:val="FDFF7CDE"/>
    <w:rsid w:val="FDFF8119"/>
    <w:rsid w:val="FDFFCE4F"/>
    <w:rsid w:val="FE4F7CE2"/>
    <w:rsid w:val="FE6C98DE"/>
    <w:rsid w:val="FE6F6ACD"/>
    <w:rsid w:val="FE6FBA12"/>
    <w:rsid w:val="FE7303E4"/>
    <w:rsid w:val="FE776E58"/>
    <w:rsid w:val="FE79E87A"/>
    <w:rsid w:val="FE7B3A1B"/>
    <w:rsid w:val="FE9F9E9F"/>
    <w:rsid w:val="FEA213DE"/>
    <w:rsid w:val="FEA610D0"/>
    <w:rsid w:val="FEAE6699"/>
    <w:rsid w:val="FEB7C663"/>
    <w:rsid w:val="FEB7D4DF"/>
    <w:rsid w:val="FEBB800A"/>
    <w:rsid w:val="FEBE9369"/>
    <w:rsid w:val="FEBF07D2"/>
    <w:rsid w:val="FEC76F08"/>
    <w:rsid w:val="FEDB3095"/>
    <w:rsid w:val="FEDF0AE2"/>
    <w:rsid w:val="FEEF431E"/>
    <w:rsid w:val="FEF51E00"/>
    <w:rsid w:val="FEF59979"/>
    <w:rsid w:val="FEFBB7EB"/>
    <w:rsid w:val="FEFD2D6A"/>
    <w:rsid w:val="FEFD96C7"/>
    <w:rsid w:val="FEFE0D00"/>
    <w:rsid w:val="FEFFB82E"/>
    <w:rsid w:val="FF09077C"/>
    <w:rsid w:val="FF167C2D"/>
    <w:rsid w:val="FF2E6DD9"/>
    <w:rsid w:val="FF376975"/>
    <w:rsid w:val="FF3EDDEF"/>
    <w:rsid w:val="FF4F84DC"/>
    <w:rsid w:val="FF5FC142"/>
    <w:rsid w:val="FF650015"/>
    <w:rsid w:val="FF6F2959"/>
    <w:rsid w:val="FF76F041"/>
    <w:rsid w:val="FF77DBE2"/>
    <w:rsid w:val="FF7A2D09"/>
    <w:rsid w:val="FF7C3246"/>
    <w:rsid w:val="FF7D1A27"/>
    <w:rsid w:val="FF7D5DC0"/>
    <w:rsid w:val="FF8ADF98"/>
    <w:rsid w:val="FF972BF5"/>
    <w:rsid w:val="FF9B8DDD"/>
    <w:rsid w:val="FF9D6095"/>
    <w:rsid w:val="FF9E4B41"/>
    <w:rsid w:val="FFA527DF"/>
    <w:rsid w:val="FFA7F2C5"/>
    <w:rsid w:val="FFAF9400"/>
    <w:rsid w:val="FFB70BBD"/>
    <w:rsid w:val="FFB75EEF"/>
    <w:rsid w:val="FFB860EA"/>
    <w:rsid w:val="FFBA264A"/>
    <w:rsid w:val="FFBA3F58"/>
    <w:rsid w:val="FFBB756A"/>
    <w:rsid w:val="FFBE3764"/>
    <w:rsid w:val="FFBF012F"/>
    <w:rsid w:val="FFBF1EBF"/>
    <w:rsid w:val="FFBF87DD"/>
    <w:rsid w:val="FFBFA736"/>
    <w:rsid w:val="FFBFE6A1"/>
    <w:rsid w:val="FFC7BA96"/>
    <w:rsid w:val="FFCCBB3C"/>
    <w:rsid w:val="FFCFBA86"/>
    <w:rsid w:val="FFD292F4"/>
    <w:rsid w:val="FFD617BE"/>
    <w:rsid w:val="FFD75F3A"/>
    <w:rsid w:val="FFD93387"/>
    <w:rsid w:val="FFDCD02F"/>
    <w:rsid w:val="FFDD015E"/>
    <w:rsid w:val="FFDD2A67"/>
    <w:rsid w:val="FFDDEDCD"/>
    <w:rsid w:val="FFDF3699"/>
    <w:rsid w:val="FFDF3C02"/>
    <w:rsid w:val="FFDF8DE4"/>
    <w:rsid w:val="FFDFB9CA"/>
    <w:rsid w:val="FFDFE181"/>
    <w:rsid w:val="FFDFF128"/>
    <w:rsid w:val="FFE5AFEB"/>
    <w:rsid w:val="FFE7112C"/>
    <w:rsid w:val="FFE719BD"/>
    <w:rsid w:val="FFE727A1"/>
    <w:rsid w:val="FFE7A0BD"/>
    <w:rsid w:val="FFE7E160"/>
    <w:rsid w:val="FFEC59FB"/>
    <w:rsid w:val="FFEFAE32"/>
    <w:rsid w:val="FFF50B47"/>
    <w:rsid w:val="FFF74B36"/>
    <w:rsid w:val="FFF7D8A7"/>
    <w:rsid w:val="FFF901A8"/>
    <w:rsid w:val="FFFA4B9A"/>
    <w:rsid w:val="FFFADC57"/>
    <w:rsid w:val="FFFB23F1"/>
    <w:rsid w:val="FFFBB142"/>
    <w:rsid w:val="FFFBF0D8"/>
    <w:rsid w:val="FFFDC324"/>
    <w:rsid w:val="FFFF11A2"/>
    <w:rsid w:val="FFFF1337"/>
    <w:rsid w:val="FFFF4291"/>
    <w:rsid w:val="FFFF5720"/>
    <w:rsid w:val="FFFF78C5"/>
    <w:rsid w:val="FFFFADE1"/>
    <w:rsid w:val="FFFFC25E"/>
    <w:rsid w:val="FFFFD67D"/>
    <w:rsid w:val="FFFFF63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0" w:semiHidden="0" w:name="heading 6"/>
    <w:lsdException w:qFormat="1" w:unhideWhenUsed="0" w:uiPriority="9"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unhideWhenUsed="0" w:uiPriority="39" w:semiHidden="0" w:name="toc 3"/>
    <w:lsdException w:qFormat="1" w:unhideWhenUsed="0" w:uiPriority="39" w:semiHidden="0" w:name="toc 4"/>
    <w:lsdException w:unhideWhenUsed="0" w:uiPriority="39" w:semiHidden="0" w:name="toc 5"/>
    <w:lsdException w:qFormat="1" w:unhideWhenUsed="0" w:uiPriority="39" w:semiHidden="0" w:name="toc 6"/>
    <w:lsdException w:unhideWhenUsed="0" w:uiPriority="39" w:semiHidden="0" w:name="toc 7"/>
    <w:lsdException w:qFormat="1" w:unhideWhenUsed="0" w:uiPriority="39" w:semiHidden="0" w:name="toc 8"/>
    <w:lsdException w:qFormat="1" w:unhideWhenUsed="0" w:uiPriority="39" w:semiHidden="0" w:name="toc 9"/>
    <w:lsdException w:uiPriority="99" w:name="Normal Indent"/>
    <w:lsdException w:uiPriority="99" w:name="footnote text"/>
    <w:lsdException w:unhideWhenUsed="0" w:uiPriority="99" w:semiHidden="0" w:name="annotation text"/>
    <w:lsdException w:unhideWhenUsed="0" w:uiPriority="99" w:semiHidden="0" w:name="header"/>
    <w:lsdException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nhideWhenUsed="0" w:uiPriority="99" w:semiHidden="0"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nhideWhenUsed="0"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1"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62"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微软雅黑" w:cs="Times New Roman"/>
      <w:kern w:val="2"/>
      <w:sz w:val="21"/>
      <w:szCs w:val="22"/>
      <w:lang w:val="en-US" w:eastAsia="zh-CN" w:bidi="ar-SA"/>
    </w:rPr>
  </w:style>
  <w:style w:type="paragraph" w:styleId="2">
    <w:name w:val="heading 1"/>
    <w:basedOn w:val="3"/>
    <w:next w:val="1"/>
    <w:link w:val="66"/>
    <w:qFormat/>
    <w:uiPriority w:val="9"/>
    <w:pPr>
      <w:numPr>
        <w:ilvl w:val="0"/>
      </w:numPr>
      <w:outlineLvl w:val="0"/>
    </w:pPr>
    <w:rPr>
      <w:sz w:val="44"/>
    </w:rPr>
  </w:style>
  <w:style w:type="paragraph" w:styleId="3">
    <w:name w:val="heading 2"/>
    <w:basedOn w:val="1"/>
    <w:next w:val="1"/>
    <w:link w:val="69"/>
    <w:qFormat/>
    <w:uiPriority w:val="9"/>
    <w:pPr>
      <w:keepNext/>
      <w:keepLines/>
      <w:numPr>
        <w:ilvl w:val="1"/>
        <w:numId w:val="1"/>
      </w:numPr>
      <w:spacing w:line="415" w:lineRule="auto"/>
      <w:outlineLvl w:val="1"/>
    </w:pPr>
    <w:rPr>
      <w:rFonts w:ascii="Cambria" w:hAnsi="Cambria"/>
      <w:b/>
      <w:bCs/>
      <w:sz w:val="32"/>
      <w:szCs w:val="32"/>
    </w:rPr>
  </w:style>
  <w:style w:type="paragraph" w:styleId="4">
    <w:name w:val="heading 3"/>
    <w:basedOn w:val="1"/>
    <w:next w:val="1"/>
    <w:link w:val="68"/>
    <w:qFormat/>
    <w:uiPriority w:val="9"/>
    <w:pPr>
      <w:keepNext/>
      <w:keepLines/>
      <w:numPr>
        <w:ilvl w:val="2"/>
        <w:numId w:val="1"/>
      </w:numPr>
      <w:spacing w:before="260" w:after="260" w:line="416" w:lineRule="auto"/>
      <w:outlineLvl w:val="2"/>
    </w:pPr>
    <w:rPr>
      <w:b/>
      <w:bCs/>
      <w:sz w:val="28"/>
      <w:szCs w:val="32"/>
    </w:rPr>
  </w:style>
  <w:style w:type="paragraph" w:styleId="5">
    <w:name w:val="heading 4"/>
    <w:basedOn w:val="1"/>
    <w:next w:val="1"/>
    <w:link w:val="70"/>
    <w:qFormat/>
    <w:uiPriority w:val="9"/>
    <w:pPr>
      <w:keepNext/>
      <w:keepLines/>
      <w:numPr>
        <w:ilvl w:val="3"/>
        <w:numId w:val="1"/>
      </w:numPr>
      <w:spacing w:line="377" w:lineRule="auto"/>
      <w:outlineLvl w:val="3"/>
    </w:pPr>
    <w:rPr>
      <w:rFonts w:ascii="Cambria" w:hAnsi="Cambria"/>
      <w:b/>
      <w:bCs/>
      <w:szCs w:val="28"/>
    </w:rPr>
  </w:style>
  <w:style w:type="paragraph" w:styleId="6">
    <w:name w:val="heading 5"/>
    <w:basedOn w:val="1"/>
    <w:next w:val="1"/>
    <w:link w:val="61"/>
    <w:qFormat/>
    <w:uiPriority w:val="9"/>
    <w:pPr>
      <w:keepNext/>
      <w:keepLines/>
      <w:widowControl/>
      <w:numPr>
        <w:ilvl w:val="4"/>
        <w:numId w:val="1"/>
      </w:numPr>
      <w:tabs>
        <w:tab w:val="left" w:pos="1008"/>
      </w:tabs>
      <w:spacing w:before="280" w:after="290" w:line="376" w:lineRule="auto"/>
      <w:jc w:val="left"/>
      <w:outlineLvl w:val="4"/>
    </w:pPr>
    <w:rPr>
      <w:rFonts w:ascii="Times New Roman" w:hAnsi="Times New Roman" w:eastAsia="宋体"/>
      <w:bCs/>
      <w:sz w:val="24"/>
      <w:szCs w:val="28"/>
    </w:rPr>
  </w:style>
  <w:style w:type="paragraph" w:styleId="7">
    <w:name w:val="heading 6"/>
    <w:basedOn w:val="1"/>
    <w:next w:val="1"/>
    <w:link w:val="62"/>
    <w:qFormat/>
    <w:uiPriority w:val="0"/>
    <w:pPr>
      <w:keepNext/>
      <w:keepLines/>
      <w:widowControl/>
      <w:tabs>
        <w:tab w:val="left" w:pos="1152"/>
      </w:tabs>
      <w:spacing w:before="240" w:after="64" w:line="320" w:lineRule="auto"/>
      <w:ind w:left="1152" w:hanging="301"/>
      <w:jc w:val="left"/>
      <w:outlineLvl w:val="5"/>
    </w:pPr>
    <w:rPr>
      <w:rFonts w:ascii="Arial" w:hAnsi="Arial" w:eastAsia="黑体"/>
      <w:b/>
      <w:bCs/>
      <w:sz w:val="24"/>
      <w:szCs w:val="24"/>
    </w:rPr>
  </w:style>
  <w:style w:type="paragraph" w:styleId="8">
    <w:name w:val="heading 7"/>
    <w:basedOn w:val="1"/>
    <w:next w:val="1"/>
    <w:link w:val="63"/>
    <w:qFormat/>
    <w:uiPriority w:val="9"/>
    <w:pPr>
      <w:keepNext/>
      <w:keepLines/>
      <w:widowControl/>
      <w:tabs>
        <w:tab w:val="left" w:pos="1296"/>
      </w:tabs>
      <w:spacing w:before="240" w:after="64" w:line="320" w:lineRule="auto"/>
      <w:ind w:left="1296" w:hanging="1296"/>
      <w:jc w:val="left"/>
      <w:outlineLvl w:val="6"/>
    </w:pPr>
    <w:rPr>
      <w:rFonts w:ascii="Times New Roman" w:hAnsi="Times New Roman" w:eastAsia="宋体"/>
      <w:b/>
      <w:bCs/>
      <w:sz w:val="24"/>
      <w:szCs w:val="24"/>
    </w:rPr>
  </w:style>
  <w:style w:type="paragraph" w:styleId="9">
    <w:name w:val="heading 8"/>
    <w:basedOn w:val="1"/>
    <w:next w:val="1"/>
    <w:link w:val="64"/>
    <w:qFormat/>
    <w:uiPriority w:val="0"/>
    <w:pPr>
      <w:keepNext/>
      <w:keepLines/>
      <w:widowControl/>
      <w:tabs>
        <w:tab w:val="left" w:pos="1440"/>
      </w:tabs>
      <w:spacing w:before="240" w:after="64" w:line="320" w:lineRule="auto"/>
      <w:ind w:left="1440" w:hanging="1440"/>
      <w:jc w:val="left"/>
      <w:outlineLvl w:val="7"/>
    </w:pPr>
    <w:rPr>
      <w:rFonts w:ascii="Arial" w:hAnsi="Arial" w:eastAsia="黑体"/>
      <w:sz w:val="24"/>
      <w:szCs w:val="24"/>
    </w:rPr>
  </w:style>
  <w:style w:type="paragraph" w:styleId="10">
    <w:name w:val="heading 9"/>
    <w:basedOn w:val="1"/>
    <w:next w:val="1"/>
    <w:link w:val="65"/>
    <w:qFormat/>
    <w:uiPriority w:val="0"/>
    <w:pPr>
      <w:keepNext/>
      <w:keepLines/>
      <w:widowControl/>
      <w:tabs>
        <w:tab w:val="left" w:pos="1584"/>
      </w:tabs>
      <w:spacing w:before="240" w:after="64" w:line="320" w:lineRule="auto"/>
      <w:ind w:left="1584" w:hanging="1584"/>
      <w:jc w:val="left"/>
      <w:outlineLvl w:val="8"/>
    </w:pPr>
    <w:rPr>
      <w:rFonts w:ascii="Arial" w:hAnsi="Arial" w:eastAsia="黑体"/>
      <w:szCs w:val="21"/>
    </w:rPr>
  </w:style>
  <w:style w:type="character" w:default="1" w:styleId="33">
    <w:name w:val="Default Paragraph Font"/>
    <w:semiHidden/>
    <w:unhideWhenUsed/>
    <w:uiPriority w:val="1"/>
  </w:style>
  <w:style w:type="table" w:default="1" w:styleId="29">
    <w:name w:val="Normal Table"/>
    <w:semiHidden/>
    <w:unhideWhenUsed/>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11">
    <w:name w:val="toc 7"/>
    <w:basedOn w:val="1"/>
    <w:next w:val="1"/>
    <w:uiPriority w:val="39"/>
    <w:pPr>
      <w:ind w:left="2520" w:leftChars="1200"/>
    </w:pPr>
    <w:rPr>
      <w:rFonts w:ascii="Cambria" w:hAnsi="Cambria" w:eastAsia="宋体"/>
      <w:sz w:val="24"/>
      <w:szCs w:val="24"/>
    </w:rPr>
  </w:style>
  <w:style w:type="paragraph" w:styleId="12">
    <w:name w:val="Document Map"/>
    <w:basedOn w:val="1"/>
    <w:link w:val="43"/>
    <w:qFormat/>
    <w:uiPriority w:val="99"/>
    <w:rPr>
      <w:rFonts w:ascii="宋体"/>
      <w:sz w:val="18"/>
      <w:szCs w:val="18"/>
    </w:rPr>
  </w:style>
  <w:style w:type="paragraph" w:styleId="13">
    <w:name w:val="annotation text"/>
    <w:basedOn w:val="1"/>
    <w:link w:val="55"/>
    <w:uiPriority w:val="99"/>
    <w:pPr>
      <w:jc w:val="left"/>
    </w:pPr>
  </w:style>
  <w:style w:type="paragraph" w:styleId="14">
    <w:name w:val="Body Text"/>
    <w:basedOn w:val="1"/>
    <w:link w:val="48"/>
    <w:uiPriority w:val="0"/>
    <w:pPr>
      <w:widowControl/>
      <w:tabs>
        <w:tab w:val="left" w:pos="4111"/>
      </w:tabs>
      <w:overflowPunct w:val="0"/>
      <w:autoSpaceDE w:val="0"/>
      <w:autoSpaceDN w:val="0"/>
      <w:adjustRightInd w:val="0"/>
      <w:spacing w:before="120" w:after="120"/>
      <w:ind w:left="2520"/>
    </w:pPr>
    <w:rPr>
      <w:rFonts w:hint="eastAsia" w:ascii="华文细黑" w:hAnsi="华文细黑" w:eastAsia="华文细黑"/>
      <w:color w:val="000000"/>
      <w:kern w:val="0"/>
      <w:szCs w:val="20"/>
    </w:rPr>
  </w:style>
  <w:style w:type="paragraph" w:styleId="15">
    <w:name w:val="toc 5"/>
    <w:basedOn w:val="1"/>
    <w:next w:val="1"/>
    <w:uiPriority w:val="39"/>
    <w:pPr>
      <w:ind w:left="1680" w:leftChars="800"/>
    </w:pPr>
    <w:rPr>
      <w:rFonts w:ascii="Cambria" w:hAnsi="Cambria" w:eastAsia="宋体"/>
      <w:sz w:val="24"/>
      <w:szCs w:val="24"/>
    </w:rPr>
  </w:style>
  <w:style w:type="paragraph" w:styleId="16">
    <w:name w:val="toc 3"/>
    <w:basedOn w:val="1"/>
    <w:next w:val="1"/>
    <w:uiPriority w:val="39"/>
    <w:pPr>
      <w:tabs>
        <w:tab w:val="right" w:leader="dot" w:pos="8296"/>
      </w:tabs>
      <w:ind w:left="840" w:leftChars="400"/>
      <w:jc w:val="left"/>
    </w:pPr>
  </w:style>
  <w:style w:type="paragraph" w:styleId="17">
    <w:name w:val="toc 8"/>
    <w:basedOn w:val="1"/>
    <w:next w:val="1"/>
    <w:qFormat/>
    <w:uiPriority w:val="39"/>
    <w:pPr>
      <w:ind w:left="2940" w:leftChars="1400"/>
    </w:pPr>
    <w:rPr>
      <w:rFonts w:ascii="Cambria" w:hAnsi="Cambria" w:eastAsia="宋体"/>
      <w:sz w:val="24"/>
      <w:szCs w:val="24"/>
    </w:rPr>
  </w:style>
  <w:style w:type="paragraph" w:styleId="18">
    <w:name w:val="Balloon Text"/>
    <w:basedOn w:val="1"/>
    <w:link w:val="46"/>
    <w:uiPriority w:val="99"/>
    <w:rPr>
      <w:sz w:val="18"/>
      <w:szCs w:val="18"/>
    </w:rPr>
  </w:style>
  <w:style w:type="paragraph" w:styleId="19">
    <w:name w:val="footer"/>
    <w:basedOn w:val="1"/>
    <w:link w:val="38"/>
    <w:uiPriority w:val="99"/>
    <w:pPr>
      <w:tabs>
        <w:tab w:val="center" w:pos="4153"/>
        <w:tab w:val="right" w:pos="8306"/>
      </w:tabs>
      <w:snapToGrid w:val="0"/>
      <w:jc w:val="left"/>
    </w:pPr>
    <w:rPr>
      <w:sz w:val="18"/>
      <w:szCs w:val="18"/>
    </w:rPr>
  </w:style>
  <w:style w:type="paragraph" w:styleId="20">
    <w:name w:val="header"/>
    <w:basedOn w:val="1"/>
    <w:link w:val="37"/>
    <w:uiPriority w:val="99"/>
    <w:pPr>
      <w:pBdr>
        <w:bottom w:val="single" w:color="auto" w:sz="6" w:space="1"/>
      </w:pBdr>
      <w:tabs>
        <w:tab w:val="center" w:pos="4153"/>
        <w:tab w:val="right" w:pos="8306"/>
      </w:tabs>
      <w:snapToGrid w:val="0"/>
      <w:jc w:val="center"/>
    </w:pPr>
    <w:rPr>
      <w:sz w:val="18"/>
      <w:szCs w:val="18"/>
    </w:rPr>
  </w:style>
  <w:style w:type="paragraph" w:styleId="21">
    <w:name w:val="toc 1"/>
    <w:basedOn w:val="1"/>
    <w:next w:val="1"/>
    <w:qFormat/>
    <w:uiPriority w:val="39"/>
  </w:style>
  <w:style w:type="paragraph" w:styleId="22">
    <w:name w:val="toc 4"/>
    <w:basedOn w:val="1"/>
    <w:next w:val="1"/>
    <w:qFormat/>
    <w:uiPriority w:val="39"/>
    <w:rPr>
      <w:rFonts w:ascii="Cambria" w:hAnsi="Cambria" w:eastAsia="宋体"/>
      <w:sz w:val="24"/>
      <w:szCs w:val="24"/>
    </w:rPr>
  </w:style>
  <w:style w:type="paragraph" w:styleId="23">
    <w:name w:val="toc 6"/>
    <w:basedOn w:val="1"/>
    <w:next w:val="1"/>
    <w:qFormat/>
    <w:uiPriority w:val="39"/>
    <w:pPr>
      <w:ind w:left="2100" w:leftChars="1000"/>
    </w:pPr>
    <w:rPr>
      <w:rFonts w:ascii="Cambria" w:hAnsi="Cambria" w:eastAsia="宋体"/>
      <w:sz w:val="24"/>
      <w:szCs w:val="24"/>
    </w:rPr>
  </w:style>
  <w:style w:type="paragraph" w:styleId="24">
    <w:name w:val="toc 2"/>
    <w:basedOn w:val="1"/>
    <w:next w:val="1"/>
    <w:qFormat/>
    <w:uiPriority w:val="39"/>
    <w:pPr>
      <w:ind w:left="420" w:leftChars="200"/>
    </w:pPr>
  </w:style>
  <w:style w:type="paragraph" w:styleId="25">
    <w:name w:val="toc 9"/>
    <w:basedOn w:val="1"/>
    <w:next w:val="1"/>
    <w:qFormat/>
    <w:uiPriority w:val="39"/>
    <w:pPr>
      <w:ind w:left="3360" w:leftChars="1600"/>
    </w:pPr>
    <w:rPr>
      <w:rFonts w:ascii="Cambria" w:hAnsi="Cambria" w:eastAsia="宋体"/>
      <w:sz w:val="24"/>
      <w:szCs w:val="24"/>
    </w:rPr>
  </w:style>
  <w:style w:type="paragraph" w:styleId="26">
    <w:name w:val="Normal (Web)"/>
    <w:basedOn w:val="1"/>
    <w:qFormat/>
    <w:uiPriority w:val="99"/>
    <w:pPr>
      <w:widowControl/>
      <w:spacing w:before="100" w:beforeAutospacing="1" w:after="100" w:afterAutospacing="1" w:line="360" w:lineRule="auto"/>
      <w:jc w:val="left"/>
    </w:pPr>
    <w:rPr>
      <w:rFonts w:ascii="宋体" w:hAnsi="宋体" w:eastAsia="宋体" w:cs="宋体"/>
      <w:kern w:val="0"/>
      <w:sz w:val="24"/>
      <w:szCs w:val="24"/>
    </w:rPr>
  </w:style>
  <w:style w:type="paragraph" w:styleId="27">
    <w:name w:val="Title"/>
    <w:basedOn w:val="1"/>
    <w:next w:val="1"/>
    <w:link w:val="57"/>
    <w:qFormat/>
    <w:uiPriority w:val="10"/>
    <w:pPr>
      <w:spacing w:before="240" w:after="60"/>
      <w:jc w:val="center"/>
      <w:outlineLvl w:val="0"/>
    </w:pPr>
    <w:rPr>
      <w:rFonts w:ascii="Cambria" w:hAnsi="Cambria"/>
      <w:b/>
      <w:bCs/>
      <w:sz w:val="32"/>
      <w:szCs w:val="32"/>
    </w:rPr>
  </w:style>
  <w:style w:type="paragraph" w:styleId="28">
    <w:name w:val="annotation subject"/>
    <w:basedOn w:val="13"/>
    <w:next w:val="13"/>
    <w:link w:val="56"/>
    <w:uiPriority w:val="99"/>
    <w:rPr>
      <w:b/>
      <w:bCs/>
    </w:rPr>
  </w:style>
  <w:style w:type="table" w:styleId="30">
    <w:name w:val="Table Grid"/>
    <w:basedOn w:val="29"/>
    <w:qFormat/>
    <w:uiPriority w:val="59"/>
    <w:rPr>
      <w:rFonts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1">
    <w:name w:val="Medium Grid 2"/>
    <w:basedOn w:val="29"/>
    <w:uiPriority w:val="1"/>
    <w:rPr>
      <w:sz w:val="22"/>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32">
    <w:name w:val="Colorful Shading Accent 2"/>
    <w:basedOn w:val="29"/>
    <w:uiPriority w:val="62"/>
    <w:rPr>
      <w:rFonts w:cs="Times New Roman"/>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CellMar>
        <w:top w:w="0" w:type="dxa"/>
        <w:left w:w="108" w:type="dxa"/>
        <w:bottom w:w="0" w:type="dxa"/>
        <w:right w:w="108" w:type="dxa"/>
      </w:tblCellMar>
    </w:tblPr>
    <w:tblStylePr w:type="firstRow">
      <w:pPr>
        <w:spacing w:before="0" w:after="0" w:line="240" w:lineRule="auto"/>
      </w:pPr>
      <w:rPr>
        <w:rFonts w:ascii="System" w:hAnsi="System" w:eastAsia="System" w:cs="Times New Roman"/>
        <w:b/>
        <w:bCs/>
      </w:rPr>
      <w:tblPr/>
      <w:tcPr>
        <w:tcBorders>
          <w:top w:val="single" w:color="C0504D" w:sz="8" w:space="0"/>
          <w:left w:val="single" w:color="C0504D" w:sz="8" w:space="0"/>
          <w:bottom w:val="single" w:color="C0504D" w:sz="18" w:space="0"/>
          <w:right w:val="single" w:color="C0504D" w:sz="8" w:space="0"/>
          <w:insideH w:val="nil"/>
          <w:insideV w:val="single" w:sz="8" w:space="0"/>
        </w:tcBorders>
      </w:tcPr>
    </w:tblStylePr>
    <w:tblStylePr w:type="lastRow">
      <w:pPr>
        <w:spacing w:before="0" w:after="0" w:line="240" w:lineRule="auto"/>
      </w:pPr>
      <w:rPr>
        <w:rFonts w:ascii="System" w:hAnsi="System" w:eastAsia="System"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ascii="System" w:hAnsi="System" w:eastAsia="System" w:cs="Times New Roman"/>
        <w:b/>
        <w:bCs/>
      </w:rPr>
      <w:tblPr/>
    </w:tblStylePr>
    <w:tblStylePr w:type="lastCol">
      <w:rPr>
        <w:rFonts w:ascii="System" w:hAnsi="System" w:eastAsia="System"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cPr>
        <w:tcBorders>
          <w:top w:val="single" w:color="C0504D" w:sz="8" w:space="0"/>
          <w:left w:val="single" w:color="C0504D" w:sz="8" w:space="0"/>
          <w:bottom w:val="single" w:color="C0504D" w:sz="8" w:space="0"/>
          <w:right w:val="single" w:color="C0504D" w:sz="8" w:space="0"/>
          <w:insideV w:val="single" w:sz="8" w:space="0"/>
        </w:tcBorders>
      </w:tcPr>
    </w:tblStylePr>
    <w:tblStylePr w:type="neCell">
      <w:rPr>
        <w:color w:val="000000"/>
      </w:rPr>
    </w:tblStylePr>
    <w:tblStylePr w:type="nwCell">
      <w:rPr>
        <w:color w:val="000000"/>
      </w:rPr>
    </w:tblStylePr>
  </w:style>
  <w:style w:type="character" w:styleId="34">
    <w:name w:val="FollowedHyperlink"/>
    <w:basedOn w:val="33"/>
    <w:semiHidden/>
    <w:unhideWhenUsed/>
    <w:qFormat/>
    <w:uiPriority w:val="99"/>
    <w:rPr>
      <w:color w:val="800080"/>
      <w:u w:val="single"/>
    </w:rPr>
  </w:style>
  <w:style w:type="character" w:styleId="35">
    <w:name w:val="Hyperlink"/>
    <w:qFormat/>
    <w:uiPriority w:val="99"/>
    <w:rPr>
      <w:color w:val="0000FF"/>
      <w:u w:val="single"/>
    </w:rPr>
  </w:style>
  <w:style w:type="character" w:styleId="36">
    <w:name w:val="annotation reference"/>
    <w:qFormat/>
    <w:uiPriority w:val="99"/>
    <w:rPr>
      <w:sz w:val="21"/>
      <w:szCs w:val="21"/>
    </w:rPr>
  </w:style>
  <w:style w:type="character" w:customStyle="1" w:styleId="37">
    <w:name w:val="页眉 Char"/>
    <w:basedOn w:val="33"/>
    <w:link w:val="20"/>
    <w:qFormat/>
    <w:uiPriority w:val="99"/>
    <w:rPr>
      <w:sz w:val="18"/>
      <w:szCs w:val="18"/>
    </w:rPr>
  </w:style>
  <w:style w:type="character" w:customStyle="1" w:styleId="38">
    <w:name w:val="页脚 Char"/>
    <w:basedOn w:val="33"/>
    <w:link w:val="19"/>
    <w:qFormat/>
    <w:uiPriority w:val="99"/>
    <w:rPr>
      <w:sz w:val="18"/>
      <w:szCs w:val="18"/>
    </w:rPr>
  </w:style>
  <w:style w:type="character" w:customStyle="1" w:styleId="39">
    <w:name w:val="标题 1 Char"/>
    <w:basedOn w:val="33"/>
    <w:qFormat/>
    <w:uiPriority w:val="9"/>
    <w:rPr>
      <w:rFonts w:ascii="Calibri" w:hAnsi="Calibri" w:eastAsia="黑体" w:cs="Times New Roman"/>
      <w:b/>
      <w:bCs/>
      <w:kern w:val="44"/>
      <w:sz w:val="44"/>
      <w:szCs w:val="44"/>
    </w:rPr>
  </w:style>
  <w:style w:type="character" w:customStyle="1" w:styleId="40">
    <w:name w:val="标题 2 Char"/>
    <w:basedOn w:val="33"/>
    <w:qFormat/>
    <w:uiPriority w:val="9"/>
    <w:rPr>
      <w:rFonts w:ascii="Cambria" w:hAnsi="Cambria" w:eastAsia="宋体" w:cs="Times New Roman"/>
      <w:b/>
      <w:bCs/>
      <w:sz w:val="32"/>
      <w:szCs w:val="32"/>
    </w:rPr>
  </w:style>
  <w:style w:type="character" w:customStyle="1" w:styleId="41">
    <w:name w:val="标题 3 Char"/>
    <w:basedOn w:val="33"/>
    <w:qFormat/>
    <w:uiPriority w:val="9"/>
    <w:rPr>
      <w:rFonts w:ascii="Calibri" w:hAnsi="Calibri" w:eastAsia="微软雅黑" w:cs="Times New Roman"/>
      <w:b/>
      <w:bCs/>
      <w:sz w:val="28"/>
      <w:szCs w:val="32"/>
    </w:rPr>
  </w:style>
  <w:style w:type="character" w:customStyle="1" w:styleId="42">
    <w:name w:val="标题 4 Char"/>
    <w:basedOn w:val="33"/>
    <w:qFormat/>
    <w:uiPriority w:val="9"/>
    <w:rPr>
      <w:rFonts w:ascii="Cambria" w:hAnsi="Cambria" w:eastAsia="微软雅黑" w:cs="Times New Roman"/>
      <w:b/>
      <w:bCs/>
      <w:szCs w:val="28"/>
    </w:rPr>
  </w:style>
  <w:style w:type="character" w:customStyle="1" w:styleId="43">
    <w:name w:val="文档结构图 Char"/>
    <w:basedOn w:val="33"/>
    <w:link w:val="12"/>
    <w:qFormat/>
    <w:uiPriority w:val="99"/>
    <w:rPr>
      <w:rFonts w:ascii="宋体" w:hAnsi="Calibri" w:eastAsia="微软雅黑" w:cs="Times New Roman"/>
      <w:sz w:val="18"/>
      <w:szCs w:val="18"/>
    </w:rPr>
  </w:style>
  <w:style w:type="paragraph" w:customStyle="1" w:styleId="44">
    <w:name w:val="网格表 31"/>
    <w:basedOn w:val="2"/>
    <w:next w:val="1"/>
    <w:qFormat/>
    <w:uiPriority w:val="39"/>
    <w:pPr>
      <w:widowControl/>
      <w:spacing w:before="480" w:line="276" w:lineRule="auto"/>
      <w:jc w:val="left"/>
      <w:outlineLvl w:val="9"/>
    </w:pPr>
    <w:rPr>
      <w:color w:val="365F91"/>
      <w:kern w:val="0"/>
      <w:sz w:val="28"/>
      <w:szCs w:val="28"/>
    </w:rPr>
  </w:style>
  <w:style w:type="character" w:customStyle="1" w:styleId="45">
    <w:name w:val="中等深浅网格 2 Char"/>
    <w:qFormat/>
    <w:uiPriority w:val="1"/>
    <w:rPr>
      <w:sz w:val="22"/>
      <w:szCs w:val="22"/>
      <w:lang w:val="en-US" w:eastAsia="zh-CN" w:bidi="ar-SA"/>
    </w:rPr>
  </w:style>
  <w:style w:type="character" w:customStyle="1" w:styleId="46">
    <w:name w:val="批注框文本 Char"/>
    <w:basedOn w:val="33"/>
    <w:link w:val="18"/>
    <w:uiPriority w:val="99"/>
    <w:rPr>
      <w:rFonts w:ascii="Calibri" w:hAnsi="Calibri" w:eastAsia="微软雅黑" w:cs="Times New Roman"/>
      <w:sz w:val="18"/>
      <w:szCs w:val="18"/>
    </w:rPr>
  </w:style>
  <w:style w:type="character" w:customStyle="1" w:styleId="47">
    <w:name w:val="Highlighted Variable"/>
    <w:uiPriority w:val="0"/>
    <w:rPr>
      <w:color w:val="0000FF"/>
    </w:rPr>
  </w:style>
  <w:style w:type="character" w:customStyle="1" w:styleId="48">
    <w:name w:val="正文文本 Char"/>
    <w:basedOn w:val="33"/>
    <w:link w:val="14"/>
    <w:qFormat/>
    <w:uiPriority w:val="0"/>
    <w:rPr>
      <w:rFonts w:ascii="华文细黑" w:hAnsi="华文细黑" w:eastAsia="华文细黑" w:cs="Times New Roman"/>
      <w:color w:val="000000"/>
      <w:kern w:val="0"/>
      <w:szCs w:val="20"/>
    </w:rPr>
  </w:style>
  <w:style w:type="paragraph" w:customStyle="1" w:styleId="49">
    <w:name w:val="Table Text"/>
    <w:basedOn w:val="1"/>
    <w:qFormat/>
    <w:uiPriority w:val="0"/>
    <w:pPr>
      <w:keepLines/>
      <w:widowControl/>
      <w:overflowPunct w:val="0"/>
      <w:autoSpaceDE w:val="0"/>
      <w:autoSpaceDN w:val="0"/>
      <w:adjustRightInd w:val="0"/>
      <w:jc w:val="left"/>
      <w:textAlignment w:val="baseline"/>
    </w:pPr>
    <w:rPr>
      <w:rFonts w:ascii="宋体" w:hAnsi="Times New Roman"/>
      <w:kern w:val="0"/>
      <w:sz w:val="16"/>
      <w:szCs w:val="20"/>
    </w:rPr>
  </w:style>
  <w:style w:type="paragraph" w:customStyle="1" w:styleId="50">
    <w:name w:val="Heading Bar"/>
    <w:basedOn w:val="1"/>
    <w:next w:val="4"/>
    <w:qFormat/>
    <w:uiPriority w:val="0"/>
    <w:pPr>
      <w:keepNext/>
      <w:keepLines/>
      <w:widowControl/>
      <w:shd w:val="solid" w:color="auto" w:fill="auto"/>
      <w:overflowPunct w:val="0"/>
      <w:autoSpaceDE w:val="0"/>
      <w:autoSpaceDN w:val="0"/>
      <w:adjustRightInd w:val="0"/>
      <w:spacing w:before="240"/>
      <w:ind w:right="6152"/>
      <w:jc w:val="left"/>
      <w:textAlignment w:val="baseline"/>
    </w:pPr>
    <w:rPr>
      <w:rFonts w:ascii="宋体" w:hAnsi="Times New Roman"/>
      <w:color w:val="FFFFFF"/>
      <w:kern w:val="0"/>
      <w:sz w:val="8"/>
      <w:szCs w:val="20"/>
    </w:rPr>
  </w:style>
  <w:style w:type="paragraph" w:customStyle="1" w:styleId="51">
    <w:name w:val="Table Heading"/>
    <w:basedOn w:val="49"/>
    <w:qFormat/>
    <w:uiPriority w:val="0"/>
    <w:pPr>
      <w:spacing w:before="120" w:after="120"/>
    </w:pPr>
    <w:rPr>
      <w:b/>
    </w:rPr>
  </w:style>
  <w:style w:type="paragraph" w:customStyle="1" w:styleId="52">
    <w:name w:val="样式2"/>
    <w:basedOn w:val="1"/>
    <w:qFormat/>
    <w:uiPriority w:val="0"/>
    <w:pPr>
      <w:keepNext/>
      <w:keepLines/>
      <w:pageBreakBefore/>
      <w:numPr>
        <w:ilvl w:val="0"/>
        <w:numId w:val="2"/>
      </w:numPr>
      <w:pBdr>
        <w:top w:val="thinThickSmallGap" w:color="auto" w:sz="36" w:space="0"/>
      </w:pBdr>
      <w:spacing w:before="156" w:after="156"/>
      <w:jc w:val="left"/>
      <w:outlineLvl w:val="0"/>
    </w:pPr>
    <w:rPr>
      <w:rFonts w:ascii="黑体" w:hAnsi="Times New Roman" w:eastAsia="黑体"/>
      <w:b/>
      <w:bCs/>
      <w:kern w:val="44"/>
      <w:sz w:val="32"/>
      <w:szCs w:val="32"/>
    </w:rPr>
  </w:style>
  <w:style w:type="paragraph" w:customStyle="1" w:styleId="53">
    <w:name w:val="样式4"/>
    <w:basedOn w:val="3"/>
    <w:link w:val="54"/>
    <w:qFormat/>
    <w:uiPriority w:val="0"/>
    <w:pPr>
      <w:pageBreakBefore/>
      <w:widowControl/>
      <w:numPr>
        <w:ilvl w:val="0"/>
        <w:numId w:val="0"/>
      </w:numPr>
      <w:overflowPunct w:val="0"/>
      <w:autoSpaceDE w:val="0"/>
      <w:autoSpaceDN w:val="0"/>
      <w:adjustRightInd w:val="0"/>
      <w:spacing w:before="50" w:after="50" w:line="240" w:lineRule="auto"/>
      <w:jc w:val="left"/>
      <w:textAlignment w:val="baseline"/>
      <w:outlineLvl w:val="0"/>
    </w:pPr>
    <w:rPr>
      <w:rFonts w:ascii="宋体" w:hAnsi="Times New Roman"/>
      <w:bCs w:val="0"/>
      <w:kern w:val="0"/>
      <w:sz w:val="28"/>
      <w:szCs w:val="20"/>
    </w:rPr>
  </w:style>
  <w:style w:type="character" w:customStyle="1" w:styleId="54">
    <w:name w:val="样式4 Char"/>
    <w:link w:val="53"/>
    <w:qFormat/>
    <w:uiPriority w:val="0"/>
    <w:rPr>
      <w:rFonts w:ascii="宋体" w:hAnsi="Times New Roman" w:cs="Times New Roman"/>
      <w:b/>
      <w:sz w:val="28"/>
    </w:rPr>
  </w:style>
  <w:style w:type="character" w:customStyle="1" w:styleId="55">
    <w:name w:val="批注文字 Char"/>
    <w:basedOn w:val="33"/>
    <w:link w:val="13"/>
    <w:uiPriority w:val="99"/>
    <w:rPr>
      <w:rFonts w:ascii="Calibri" w:hAnsi="Calibri" w:eastAsia="微软雅黑" w:cs="Times New Roman"/>
    </w:rPr>
  </w:style>
  <w:style w:type="character" w:customStyle="1" w:styleId="56">
    <w:name w:val="批注主题 Char"/>
    <w:basedOn w:val="55"/>
    <w:link w:val="28"/>
    <w:qFormat/>
    <w:uiPriority w:val="99"/>
    <w:rPr>
      <w:rFonts w:ascii="Calibri" w:hAnsi="Calibri" w:eastAsia="微软雅黑" w:cs="Times New Roman"/>
      <w:b/>
      <w:bCs/>
    </w:rPr>
  </w:style>
  <w:style w:type="character" w:customStyle="1" w:styleId="57">
    <w:name w:val="标题 Char"/>
    <w:basedOn w:val="33"/>
    <w:link w:val="27"/>
    <w:qFormat/>
    <w:uiPriority w:val="10"/>
    <w:rPr>
      <w:rFonts w:ascii="Cambria" w:hAnsi="Cambria" w:eastAsia="微软雅黑" w:cs="Times New Roman"/>
      <w:b/>
      <w:bCs/>
      <w:sz w:val="32"/>
      <w:szCs w:val="32"/>
    </w:rPr>
  </w:style>
  <w:style w:type="paragraph" w:customStyle="1" w:styleId="58">
    <w:name w:val="列出段落1"/>
    <w:basedOn w:val="1"/>
    <w:qFormat/>
    <w:uiPriority w:val="34"/>
    <w:pPr>
      <w:ind w:firstLine="420" w:firstLineChars="200"/>
    </w:pPr>
    <w:rPr>
      <w:rFonts w:eastAsia="宋体"/>
      <w:szCs w:val="24"/>
    </w:rPr>
  </w:style>
  <w:style w:type="paragraph" w:customStyle="1" w:styleId="59">
    <w:name w:val="_Style 55"/>
    <w:basedOn w:val="1"/>
    <w:next w:val="60"/>
    <w:qFormat/>
    <w:uiPriority w:val="34"/>
    <w:pPr>
      <w:spacing w:line="300" w:lineRule="auto"/>
      <w:ind w:firstLine="420" w:firstLineChars="200"/>
    </w:pPr>
    <w:rPr>
      <w:rFonts w:eastAsia="华文楷体"/>
      <w:sz w:val="28"/>
    </w:rPr>
  </w:style>
  <w:style w:type="paragraph" w:styleId="60">
    <w:name w:val="List Paragraph"/>
    <w:basedOn w:val="1"/>
    <w:link w:val="72"/>
    <w:qFormat/>
    <w:uiPriority w:val="34"/>
    <w:pPr>
      <w:ind w:firstLine="420" w:firstLineChars="200"/>
    </w:pPr>
  </w:style>
  <w:style w:type="character" w:customStyle="1" w:styleId="61">
    <w:name w:val="标题 5 Char"/>
    <w:basedOn w:val="33"/>
    <w:link w:val="6"/>
    <w:qFormat/>
    <w:uiPriority w:val="0"/>
    <w:rPr>
      <w:rFonts w:ascii="Times New Roman" w:hAnsi="Times New Roman" w:eastAsia="宋体" w:cs="Times New Roman"/>
      <w:bCs/>
      <w:sz w:val="24"/>
      <w:szCs w:val="28"/>
    </w:rPr>
  </w:style>
  <w:style w:type="character" w:customStyle="1" w:styleId="62">
    <w:name w:val="标题 6 Char"/>
    <w:basedOn w:val="33"/>
    <w:link w:val="7"/>
    <w:qFormat/>
    <w:uiPriority w:val="0"/>
    <w:rPr>
      <w:rFonts w:ascii="Arial" w:hAnsi="Arial" w:eastAsia="黑体" w:cs="Times New Roman"/>
      <w:b/>
      <w:bCs/>
      <w:sz w:val="24"/>
      <w:szCs w:val="24"/>
    </w:rPr>
  </w:style>
  <w:style w:type="character" w:customStyle="1" w:styleId="63">
    <w:name w:val="标题 7 Char"/>
    <w:basedOn w:val="33"/>
    <w:link w:val="8"/>
    <w:uiPriority w:val="0"/>
    <w:rPr>
      <w:rFonts w:ascii="Times New Roman" w:hAnsi="Times New Roman" w:eastAsia="宋体" w:cs="Times New Roman"/>
      <w:b/>
      <w:bCs/>
      <w:sz w:val="24"/>
      <w:szCs w:val="24"/>
    </w:rPr>
  </w:style>
  <w:style w:type="character" w:customStyle="1" w:styleId="64">
    <w:name w:val="标题 8 Char"/>
    <w:basedOn w:val="33"/>
    <w:link w:val="9"/>
    <w:uiPriority w:val="0"/>
    <w:rPr>
      <w:rFonts w:ascii="Arial" w:hAnsi="Arial" w:eastAsia="黑体" w:cs="Times New Roman"/>
      <w:sz w:val="24"/>
      <w:szCs w:val="24"/>
    </w:rPr>
  </w:style>
  <w:style w:type="character" w:customStyle="1" w:styleId="65">
    <w:name w:val="标题 9 Char"/>
    <w:basedOn w:val="33"/>
    <w:link w:val="10"/>
    <w:qFormat/>
    <w:uiPriority w:val="0"/>
    <w:rPr>
      <w:rFonts w:ascii="Arial" w:hAnsi="Arial" w:eastAsia="黑体" w:cs="Times New Roman"/>
      <w:szCs w:val="21"/>
    </w:rPr>
  </w:style>
  <w:style w:type="character" w:customStyle="1" w:styleId="66">
    <w:name w:val="标题 1 Char1"/>
    <w:basedOn w:val="33"/>
    <w:link w:val="2"/>
    <w:qFormat/>
    <w:uiPriority w:val="9"/>
    <w:rPr>
      <w:rFonts w:ascii="Cambria" w:hAnsi="Cambria" w:eastAsia="微软雅黑" w:cs="Times New Roman"/>
      <w:b/>
      <w:bCs/>
      <w:kern w:val="2"/>
      <w:sz w:val="44"/>
      <w:szCs w:val="32"/>
    </w:rPr>
  </w:style>
  <w:style w:type="paragraph" w:customStyle="1" w:styleId="67">
    <w:name w:val="msolistparagraph"/>
    <w:basedOn w:val="1"/>
    <w:uiPriority w:val="0"/>
    <w:pPr>
      <w:ind w:firstLine="420" w:firstLineChars="200"/>
    </w:pPr>
  </w:style>
  <w:style w:type="character" w:customStyle="1" w:styleId="68">
    <w:name w:val="标题 3 Char1"/>
    <w:basedOn w:val="33"/>
    <w:link w:val="4"/>
    <w:qFormat/>
    <w:uiPriority w:val="9"/>
    <w:rPr>
      <w:rFonts w:eastAsia="微软雅黑" w:cs="Times New Roman"/>
      <w:b/>
      <w:bCs/>
      <w:kern w:val="2"/>
      <w:sz w:val="28"/>
      <w:szCs w:val="32"/>
    </w:rPr>
  </w:style>
  <w:style w:type="character" w:customStyle="1" w:styleId="69">
    <w:name w:val="标题 2 Char1"/>
    <w:basedOn w:val="33"/>
    <w:link w:val="3"/>
    <w:qFormat/>
    <w:uiPriority w:val="9"/>
    <w:rPr>
      <w:rFonts w:ascii="Cambria" w:hAnsi="Cambria" w:eastAsia="微软雅黑" w:cs="Times New Roman"/>
      <w:b/>
      <w:bCs/>
      <w:kern w:val="2"/>
      <w:sz w:val="32"/>
      <w:szCs w:val="32"/>
    </w:rPr>
  </w:style>
  <w:style w:type="character" w:customStyle="1" w:styleId="70">
    <w:name w:val="标题 4 Char1"/>
    <w:basedOn w:val="33"/>
    <w:link w:val="5"/>
    <w:qFormat/>
    <w:uiPriority w:val="9"/>
    <w:rPr>
      <w:rFonts w:ascii="Cambria" w:hAnsi="Cambria" w:eastAsia="微软雅黑" w:cs="Times New Roman"/>
      <w:b/>
      <w:bCs/>
      <w:kern w:val="2"/>
      <w:sz w:val="21"/>
      <w:szCs w:val="28"/>
    </w:rPr>
  </w:style>
  <w:style w:type="paragraph" w:customStyle="1" w:styleId="71">
    <w:name w:val="liuzk-正文"/>
    <w:basedOn w:val="1"/>
    <w:qFormat/>
    <w:uiPriority w:val="0"/>
    <w:pPr>
      <w:widowControl/>
      <w:spacing w:after="156" w:afterLines="50" w:line="360" w:lineRule="auto"/>
      <w:ind w:firstLine="420"/>
      <w:jc w:val="left"/>
    </w:pPr>
    <w:rPr>
      <w:rFonts w:hint="eastAsia" w:ascii="宋体" w:hAnsi="宋体" w:eastAsia="宋体"/>
      <w:szCs w:val="21"/>
    </w:rPr>
  </w:style>
  <w:style w:type="character" w:customStyle="1" w:styleId="72">
    <w:name w:val="列出段落 Char1"/>
    <w:link w:val="60"/>
    <w:uiPriority w:val="34"/>
    <w:rPr>
      <w:rFonts w:eastAsia="微软雅黑" w:cs="Times New Roman"/>
      <w:kern w:val="2"/>
      <w:sz w:val="21"/>
      <w:szCs w:val="22"/>
    </w:rPr>
  </w:style>
  <w:style w:type="paragraph" w:customStyle="1" w:styleId="73">
    <w:name w:val="首行缩进 Char"/>
    <w:basedOn w:val="1"/>
    <w:uiPriority w:val="0"/>
    <w:pPr>
      <w:spacing w:afterLines="50" w:line="300" w:lineRule="auto"/>
      <w:ind w:firstLine="200" w:firstLineChars="200"/>
    </w:pPr>
    <w:rPr>
      <w:rFonts w:ascii="Times New Roman" w:hAnsi="Times New Roman" w:eastAsia="宋体"/>
      <w:sz w:val="24"/>
      <w:szCs w:val="24"/>
    </w:rPr>
  </w:style>
  <w:style w:type="paragraph" w:customStyle="1" w:styleId="74">
    <w:name w:val="无间隔11"/>
    <w:qFormat/>
    <w:uiPriority w:val="1"/>
    <w:pPr>
      <w:widowControl w:val="0"/>
      <w:spacing w:line="360" w:lineRule="auto"/>
      <w:jc w:val="both"/>
    </w:pPr>
    <w:rPr>
      <w:rFonts w:ascii="Times New Roman" w:hAnsi="Times New Roman" w:eastAsia="宋体" w:cs="Times New Roman"/>
      <w:kern w:val="2"/>
      <w:sz w:val="24"/>
      <w:lang w:val="en-US" w:eastAsia="zh-CN" w:bidi="ar-SA"/>
    </w:rPr>
  </w:style>
  <w:style w:type="character" w:customStyle="1" w:styleId="75">
    <w:name w:val="未处理的提及1"/>
    <w:basedOn w:val="33"/>
    <w:semiHidden/>
    <w:unhideWhenUsed/>
    <w:uiPriority w:val="99"/>
    <w:rPr>
      <w:color w:val="605E5C"/>
      <w:shd w:val="clear" w:color="auto" w:fill="E1DFDD"/>
    </w:rPr>
  </w:style>
  <w:style w:type="paragraph" w:customStyle="1" w:styleId="76">
    <w:name w:val="版本状态表格"/>
    <w:basedOn w:val="1"/>
    <w:qFormat/>
    <w:uiPriority w:val="0"/>
    <w:pPr>
      <w:spacing w:before="100" w:after="100" w:line="360" w:lineRule="auto"/>
      <w:jc w:val="center"/>
    </w:pPr>
    <w:rPr>
      <w:rFonts w:ascii="宋体" w:hAnsi="宋体" w:eastAsia="Arial" w:cs="宋体"/>
      <w:kern w:val="0"/>
      <w:sz w:val="20"/>
      <w:szCs w:val="20"/>
    </w:rPr>
  </w:style>
  <w:style w:type="character" w:customStyle="1" w:styleId="77">
    <w:name w:val="未处理的提及2"/>
    <w:basedOn w:val="33"/>
    <w:semiHidden/>
    <w:unhideWhenUsed/>
    <w:uiPriority w:val="99"/>
    <w:rPr>
      <w:color w:val="605E5C"/>
      <w:shd w:val="clear" w:color="auto" w:fill="E1DFDD"/>
    </w:rPr>
  </w:style>
  <w:style w:type="character" w:customStyle="1" w:styleId="78">
    <w:name w:val="未处理的提及3"/>
    <w:basedOn w:val="33"/>
    <w:semiHidden/>
    <w:unhideWhenUsed/>
    <w:uiPriority w:val="99"/>
    <w:rPr>
      <w:color w:val="605E5C"/>
      <w:shd w:val="clear" w:color="auto" w:fill="E1DFDD"/>
    </w:rPr>
  </w:style>
  <w:style w:type="paragraph" w:customStyle="1" w:styleId="79">
    <w:name w:val="Revision"/>
    <w:hidden/>
    <w:semiHidden/>
    <w:uiPriority w:val="99"/>
    <w:rPr>
      <w:rFonts w:ascii="Calibri" w:hAnsi="Calibri" w:eastAsia="微软雅黑" w:cs="Times New Roman"/>
      <w:kern w:val="2"/>
      <w:sz w:val="21"/>
      <w:szCs w:val="22"/>
      <w:lang w:val="en-US" w:eastAsia="zh-CN" w:bidi="ar-SA"/>
    </w:rPr>
  </w:style>
  <w:style w:type="paragraph" w:customStyle="1" w:styleId="80">
    <w:name w:val="msonormal"/>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81">
    <w:name w:val="font5"/>
    <w:basedOn w:val="1"/>
    <w:uiPriority w:val="0"/>
    <w:pPr>
      <w:widowControl/>
      <w:spacing w:before="100" w:beforeAutospacing="1" w:after="100" w:afterAutospacing="1"/>
      <w:jc w:val="left"/>
    </w:pPr>
    <w:rPr>
      <w:rFonts w:ascii="等线" w:hAnsi="等线" w:eastAsia="等线" w:cs="宋体"/>
      <w:kern w:val="0"/>
      <w:sz w:val="18"/>
      <w:szCs w:val="18"/>
    </w:rPr>
  </w:style>
  <w:style w:type="paragraph" w:customStyle="1" w:styleId="82">
    <w:name w:val="xl65"/>
    <w:basedOn w:val="1"/>
    <w:uiPriority w:val="0"/>
    <w:pPr>
      <w:widowControl/>
      <w:spacing w:before="100" w:beforeAutospacing="1" w:after="100" w:afterAutospacing="1"/>
      <w:ind w:firstLine="400" w:firstLineChars="400"/>
      <w:jc w:val="left"/>
      <w:textAlignment w:val="center"/>
    </w:pPr>
    <w:rPr>
      <w:rFonts w:ascii="宋体" w:hAnsi="宋体" w:eastAsia="宋体" w:cs="宋体"/>
      <w:kern w:val="0"/>
      <w:sz w:val="20"/>
      <w:szCs w:val="20"/>
    </w:rPr>
  </w:style>
  <w:style w:type="paragraph" w:customStyle="1" w:styleId="83">
    <w:name w:val="xl66"/>
    <w:basedOn w:val="1"/>
    <w:uiPriority w:val="0"/>
    <w:pPr>
      <w:widowControl/>
      <w:spacing w:before="100" w:beforeAutospacing="1" w:after="100" w:afterAutospacing="1"/>
      <w:jc w:val="left"/>
    </w:pPr>
    <w:rPr>
      <w:rFonts w:ascii="宋体" w:hAnsi="宋体" w:eastAsia="宋体" w:cs="宋体"/>
      <w:kern w:val="0"/>
      <w:sz w:val="20"/>
      <w:szCs w:val="20"/>
    </w:rPr>
  </w:style>
  <w:style w:type="paragraph" w:customStyle="1" w:styleId="84">
    <w:name w:val="xl67"/>
    <w:basedOn w:val="1"/>
    <w:uiPriority w:val="0"/>
    <w:pPr>
      <w:widowControl/>
      <w:pBdr>
        <w:bottom w:val="single" w:color="auto" w:sz="4" w:space="0"/>
      </w:pBdr>
      <w:spacing w:before="100" w:beforeAutospacing="1" w:after="100" w:afterAutospacing="1"/>
      <w:jc w:val="left"/>
      <w:textAlignment w:val="center"/>
    </w:pPr>
    <w:rPr>
      <w:rFonts w:ascii="宋体" w:hAnsi="宋体" w:eastAsia="宋体" w:cs="宋体"/>
      <w:kern w:val="0"/>
      <w:sz w:val="24"/>
      <w:szCs w:val="24"/>
    </w:rPr>
  </w:style>
  <w:style w:type="paragraph" w:customStyle="1" w:styleId="85">
    <w:name w:val="xl68"/>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kern w:val="0"/>
      <w:sz w:val="20"/>
      <w:szCs w:val="20"/>
    </w:rPr>
  </w:style>
  <w:style w:type="paragraph" w:customStyle="1" w:styleId="86">
    <w:name w:val="xl69"/>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eastAsia="宋体" w:cs="宋体"/>
      <w:kern w:val="0"/>
      <w:sz w:val="20"/>
      <w:szCs w:val="20"/>
    </w:rPr>
  </w:style>
  <w:style w:type="paragraph" w:customStyle="1" w:styleId="87">
    <w:name w:val="xl70"/>
    <w:basedOn w:val="1"/>
    <w:uiPriority w:val="0"/>
    <w:pPr>
      <w:widowControl/>
      <w:pBdr>
        <w:top w:val="single" w:color="auto" w:sz="4" w:space="0"/>
        <w:left w:val="single" w:color="auto" w:sz="4" w:space="14"/>
        <w:bottom w:val="single" w:color="auto" w:sz="4" w:space="0"/>
        <w:right w:val="single" w:color="auto" w:sz="4" w:space="0"/>
      </w:pBdr>
      <w:spacing w:before="100" w:beforeAutospacing="1" w:after="100" w:afterAutospacing="1"/>
      <w:ind w:firstLine="200" w:firstLineChars="200"/>
      <w:jc w:val="left"/>
      <w:textAlignment w:val="center"/>
    </w:pPr>
    <w:rPr>
      <w:rFonts w:ascii="宋体" w:hAnsi="宋体" w:eastAsia="宋体" w:cs="宋体"/>
      <w:kern w:val="0"/>
      <w:sz w:val="20"/>
      <w:szCs w:val="20"/>
    </w:rPr>
  </w:style>
  <w:style w:type="paragraph" w:customStyle="1" w:styleId="88">
    <w:name w:val="xl71"/>
    <w:basedOn w:val="1"/>
    <w:uiPriority w:val="0"/>
    <w:pPr>
      <w:widowControl/>
      <w:pBdr>
        <w:top w:val="single" w:color="auto" w:sz="4" w:space="0"/>
        <w:left w:val="single" w:color="auto" w:sz="4" w:space="27"/>
        <w:bottom w:val="single" w:color="auto" w:sz="4" w:space="0"/>
        <w:right w:val="single" w:color="auto" w:sz="4" w:space="0"/>
      </w:pBdr>
      <w:spacing w:before="100" w:beforeAutospacing="1" w:after="100" w:afterAutospacing="1"/>
      <w:ind w:firstLine="400" w:firstLineChars="400"/>
      <w:jc w:val="left"/>
      <w:textAlignment w:val="center"/>
    </w:pPr>
    <w:rPr>
      <w:rFonts w:ascii="宋体" w:hAnsi="宋体" w:eastAsia="宋体" w:cs="宋体"/>
      <w:kern w:val="0"/>
      <w:sz w:val="20"/>
      <w:szCs w:val="20"/>
    </w:rPr>
  </w:style>
  <w:style w:type="paragraph" w:customStyle="1" w:styleId="89">
    <w:name w:val="xl72"/>
    <w:basedOn w:val="1"/>
    <w:uiPriority w:val="0"/>
    <w:pPr>
      <w:widowControl/>
      <w:pBdr>
        <w:top w:val="single" w:color="auto" w:sz="4" w:space="0"/>
        <w:left w:val="single" w:color="auto" w:sz="4" w:space="31"/>
        <w:bottom w:val="single" w:color="auto" w:sz="4" w:space="0"/>
        <w:right w:val="single" w:color="auto" w:sz="4" w:space="0"/>
      </w:pBdr>
      <w:spacing w:before="100" w:beforeAutospacing="1" w:after="100" w:afterAutospacing="1"/>
      <w:ind w:firstLine="600" w:firstLineChars="600"/>
      <w:jc w:val="left"/>
      <w:textAlignment w:val="center"/>
    </w:pPr>
    <w:rPr>
      <w:rFonts w:ascii="宋体" w:hAnsi="宋体" w:eastAsia="宋体" w:cs="宋体"/>
      <w:kern w:val="0"/>
      <w:sz w:val="20"/>
      <w:szCs w:val="20"/>
    </w:rPr>
  </w:style>
  <w:style w:type="paragraph" w:customStyle="1" w:styleId="90">
    <w:name w:val="xl73"/>
    <w:basedOn w:val="1"/>
    <w:uiPriority w:val="0"/>
    <w:pPr>
      <w:widowControl/>
      <w:pBdr>
        <w:top w:val="single" w:color="auto" w:sz="4" w:space="0"/>
        <w:left w:val="single" w:color="auto" w:sz="4" w:space="31"/>
        <w:bottom w:val="single" w:color="auto" w:sz="4" w:space="0"/>
        <w:right w:val="single" w:color="auto" w:sz="4" w:space="0"/>
      </w:pBdr>
      <w:spacing w:before="100" w:beforeAutospacing="1" w:after="100" w:afterAutospacing="1"/>
      <w:ind w:firstLine="800" w:firstLineChars="800"/>
      <w:jc w:val="left"/>
      <w:textAlignment w:val="center"/>
    </w:pPr>
    <w:rPr>
      <w:rFonts w:ascii="宋体" w:hAnsi="宋体" w:eastAsia="宋体" w:cs="宋体"/>
      <w:kern w:val="0"/>
      <w:sz w:val="20"/>
      <w:szCs w:val="20"/>
    </w:rPr>
  </w:style>
  <w:style w:type="paragraph" w:customStyle="1" w:styleId="91">
    <w:name w:val="xl74"/>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top"/>
    </w:pPr>
    <w:rPr>
      <w:rFonts w:ascii="宋体" w:hAnsi="宋体" w:eastAsia="宋体" w:cs="宋体"/>
      <w:kern w:val="0"/>
      <w:sz w:val="20"/>
      <w:szCs w:val="20"/>
    </w:rPr>
  </w:style>
  <w:style w:type="paragraph" w:customStyle="1" w:styleId="92">
    <w:name w:val="xl75"/>
    <w:basedOn w:val="1"/>
    <w:uiPriority w:val="0"/>
    <w:pPr>
      <w:widowControl/>
      <w:pBdr>
        <w:top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eastAsia="宋体" w:cs="宋体"/>
      <w:kern w:val="0"/>
      <w:sz w:val="20"/>
      <w:szCs w:val="20"/>
    </w:rPr>
  </w:style>
  <w:style w:type="paragraph" w:customStyle="1" w:styleId="93">
    <w:name w:val="xl76"/>
    <w:basedOn w:val="1"/>
    <w:uiPriority w:val="0"/>
    <w:pPr>
      <w:widowControl/>
      <w:pBdr>
        <w:top w:val="single" w:color="auto" w:sz="4" w:space="0"/>
        <w:bottom w:val="single" w:color="auto" w:sz="4" w:space="0"/>
        <w:right w:val="single" w:color="auto" w:sz="4" w:space="0"/>
      </w:pBdr>
      <w:spacing w:before="100" w:beforeAutospacing="1" w:after="100" w:afterAutospacing="1"/>
      <w:ind w:firstLine="200" w:firstLineChars="200"/>
      <w:jc w:val="left"/>
      <w:textAlignment w:val="center"/>
    </w:pPr>
    <w:rPr>
      <w:rFonts w:ascii="宋体" w:hAnsi="宋体" w:eastAsia="宋体" w:cs="宋体"/>
      <w:kern w:val="0"/>
      <w:sz w:val="20"/>
      <w:szCs w:val="20"/>
    </w:rPr>
  </w:style>
  <w:style w:type="paragraph" w:customStyle="1" w:styleId="94">
    <w:name w:val="xl77"/>
    <w:basedOn w:val="1"/>
    <w:uiPriority w:val="0"/>
    <w:pPr>
      <w:widowControl/>
      <w:pBdr>
        <w:top w:val="single" w:color="auto" w:sz="4" w:space="0"/>
        <w:bottom w:val="single" w:color="auto" w:sz="4" w:space="0"/>
        <w:right w:val="single" w:color="auto" w:sz="4" w:space="0"/>
      </w:pBdr>
      <w:spacing w:before="100" w:beforeAutospacing="1" w:after="100" w:afterAutospacing="1"/>
      <w:ind w:firstLine="400" w:firstLineChars="400"/>
      <w:jc w:val="left"/>
      <w:textAlignment w:val="center"/>
    </w:pPr>
    <w:rPr>
      <w:rFonts w:ascii="宋体" w:hAnsi="宋体" w:eastAsia="宋体" w:cs="宋体"/>
      <w:kern w:val="0"/>
      <w:sz w:val="20"/>
      <w:szCs w:val="20"/>
    </w:rPr>
  </w:style>
  <w:style w:type="paragraph" w:customStyle="1" w:styleId="95">
    <w:name w:val="xl78"/>
    <w:basedOn w:val="1"/>
    <w:qFormat/>
    <w:uiPriority w:val="0"/>
    <w:pPr>
      <w:widowControl/>
      <w:pBdr>
        <w:top w:val="single" w:color="auto" w:sz="4" w:space="0"/>
        <w:bottom w:val="single" w:color="auto" w:sz="4" w:space="0"/>
        <w:right w:val="single" w:color="auto" w:sz="4" w:space="0"/>
      </w:pBdr>
      <w:spacing w:before="100" w:beforeAutospacing="1" w:after="100" w:afterAutospacing="1"/>
      <w:ind w:firstLine="600" w:firstLineChars="600"/>
      <w:jc w:val="left"/>
      <w:textAlignment w:val="center"/>
    </w:pPr>
    <w:rPr>
      <w:rFonts w:ascii="宋体" w:hAnsi="宋体" w:eastAsia="宋体" w:cs="宋体"/>
      <w:kern w:val="0"/>
      <w:sz w:val="20"/>
      <w:szCs w:val="20"/>
    </w:rPr>
  </w:style>
  <w:style w:type="paragraph" w:customStyle="1" w:styleId="96">
    <w:name w:val="xl79"/>
    <w:basedOn w:val="1"/>
    <w:uiPriority w:val="0"/>
    <w:pPr>
      <w:widowControl/>
      <w:pBdr>
        <w:top w:val="single" w:color="auto" w:sz="4" w:space="0"/>
        <w:bottom w:val="single" w:color="auto" w:sz="4" w:space="0"/>
        <w:right w:val="single" w:color="auto" w:sz="4" w:space="0"/>
      </w:pBdr>
      <w:spacing w:before="100" w:beforeAutospacing="1" w:after="100" w:afterAutospacing="1"/>
      <w:ind w:firstLine="800" w:firstLineChars="800"/>
      <w:jc w:val="left"/>
      <w:textAlignment w:val="center"/>
    </w:pPr>
    <w:rPr>
      <w:rFonts w:ascii="宋体" w:hAnsi="宋体" w:eastAsia="宋体" w:cs="宋体"/>
      <w:kern w:val="0"/>
      <w:sz w:val="20"/>
      <w:szCs w:val="20"/>
    </w:rPr>
  </w:style>
  <w:style w:type="paragraph" w:customStyle="1" w:styleId="97">
    <w:name w:val="xl80"/>
    <w:basedOn w:val="1"/>
    <w:uiPriority w:val="0"/>
    <w:pPr>
      <w:widowControl/>
      <w:pBdr>
        <w:top w:val="single" w:color="auto" w:sz="4" w:space="0"/>
        <w:bottom w:val="single" w:color="auto" w:sz="4" w:space="0"/>
        <w:right w:val="single" w:color="auto" w:sz="4" w:space="0"/>
      </w:pBdr>
      <w:spacing w:before="100" w:beforeAutospacing="1" w:after="100" w:afterAutospacing="1"/>
      <w:jc w:val="right"/>
      <w:textAlignment w:val="center"/>
    </w:pPr>
    <w:rPr>
      <w:rFonts w:ascii="宋体" w:hAnsi="宋体" w:eastAsia="宋体" w:cs="宋体"/>
      <w:kern w:val="0"/>
      <w:sz w:val="20"/>
      <w:szCs w:val="20"/>
    </w:rPr>
  </w:style>
  <w:style w:type="paragraph" w:customStyle="1" w:styleId="98">
    <w:name w:val="xl81"/>
    <w:basedOn w:val="1"/>
    <w:uiPriority w:val="0"/>
    <w:pPr>
      <w:widowControl/>
      <w:pBdr>
        <w:top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eastAsia="宋体" w:cs="宋体"/>
      <w:kern w:val="0"/>
      <w:sz w:val="20"/>
      <w:szCs w:val="20"/>
    </w:rPr>
  </w:style>
  <w:style w:type="paragraph" w:customStyle="1" w:styleId="99">
    <w:name w:val="xl82"/>
    <w:basedOn w:val="1"/>
    <w:uiPriority w:val="0"/>
    <w:pPr>
      <w:widowControl/>
      <w:pBdr>
        <w:top w:val="single" w:color="auto" w:sz="4" w:space="0"/>
        <w:bottom w:val="single" w:color="auto" w:sz="4" w:space="0"/>
        <w:right w:val="single" w:color="auto" w:sz="4" w:space="0"/>
      </w:pBdr>
      <w:spacing w:before="100" w:beforeAutospacing="1" w:after="100" w:afterAutospacing="1"/>
      <w:ind w:firstLine="600" w:firstLineChars="600"/>
      <w:jc w:val="left"/>
      <w:textAlignment w:val="center"/>
    </w:pPr>
    <w:rPr>
      <w:rFonts w:ascii="宋体" w:hAnsi="宋体" w:eastAsia="宋体" w:cs="宋体"/>
      <w:kern w:val="0"/>
      <w:sz w:val="20"/>
      <w:szCs w:val="20"/>
    </w:rPr>
  </w:style>
  <w:style w:type="paragraph" w:customStyle="1" w:styleId="100">
    <w:name w:val="xl83"/>
    <w:basedOn w:val="1"/>
    <w:uiPriority w:val="0"/>
    <w:pPr>
      <w:widowControl/>
      <w:pBdr>
        <w:top w:val="single" w:color="auto" w:sz="4" w:space="0"/>
        <w:bottom w:val="single" w:color="auto" w:sz="4" w:space="0"/>
        <w:right w:val="single" w:color="auto" w:sz="4" w:space="0"/>
      </w:pBdr>
      <w:spacing w:before="100" w:beforeAutospacing="1" w:after="100" w:afterAutospacing="1"/>
      <w:jc w:val="center"/>
      <w:textAlignment w:val="top"/>
    </w:pPr>
    <w:rPr>
      <w:rFonts w:ascii="宋体" w:hAnsi="宋体" w:eastAsia="宋体" w:cs="宋体"/>
      <w:kern w:val="0"/>
      <w:sz w:val="20"/>
      <w:szCs w:val="20"/>
    </w:rPr>
  </w:style>
  <w:style w:type="paragraph" w:customStyle="1" w:styleId="101">
    <w:name w:val="xl84"/>
    <w:basedOn w:val="1"/>
    <w:uiPriority w:val="0"/>
    <w:pPr>
      <w:widowControl/>
      <w:pBdr>
        <w:top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kern w:val="0"/>
      <w:sz w:val="20"/>
      <w:szCs w:val="20"/>
    </w:rPr>
  </w:style>
  <w:style w:type="paragraph" w:customStyle="1" w:styleId="102">
    <w:name w:val="xl85"/>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eastAsia="宋体" w:cs="宋体"/>
      <w:kern w:val="0"/>
      <w:sz w:val="20"/>
      <w:szCs w:val="20"/>
    </w:rPr>
  </w:style>
  <w:style w:type="paragraph" w:customStyle="1" w:styleId="103">
    <w:name w:val="xl86"/>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b/>
      <w:bCs/>
      <w:kern w:val="0"/>
      <w:sz w:val="24"/>
      <w:szCs w:val="24"/>
    </w:rPr>
  </w:style>
  <w:style w:type="paragraph" w:customStyle="1" w:styleId="104">
    <w:name w:val="_Style 103"/>
    <w:basedOn w:val="1"/>
    <w:next w:val="60"/>
    <w:link w:val="105"/>
    <w:qFormat/>
    <w:uiPriority w:val="34"/>
    <w:pPr>
      <w:ind w:firstLine="420" w:firstLineChars="200"/>
    </w:pPr>
  </w:style>
  <w:style w:type="character" w:customStyle="1" w:styleId="105">
    <w:name w:val="列出段落 Char"/>
    <w:link w:val="104"/>
    <w:uiPriority w:val="34"/>
    <w:rPr>
      <w:rFonts w:eastAsia="微软雅黑" w:cs="Times New Roman"/>
      <w:kern w:val="2"/>
      <w:sz w:val="21"/>
      <w:szCs w:val="22"/>
    </w:rPr>
  </w:style>
  <w:style w:type="character" w:customStyle="1" w:styleId="106">
    <w:name w:val="未处理的提及4"/>
    <w:basedOn w:val="33"/>
    <w:semiHidden/>
    <w:unhideWhenUsed/>
    <w:uiPriority w:val="99"/>
    <w:rPr>
      <w:color w:val="605E5C"/>
      <w:shd w:val="clear" w:color="auto" w:fill="E1DFDD"/>
    </w:rPr>
  </w:style>
  <w:style w:type="character" w:customStyle="1" w:styleId="107">
    <w:name w:val="未处理的提及5"/>
    <w:basedOn w:val="33"/>
    <w:semiHidden/>
    <w:unhideWhenUsed/>
    <w:uiPriority w:val="99"/>
    <w:rPr>
      <w:color w:val="605E5C"/>
      <w:shd w:val="clear" w:color="auto" w:fill="E1DFDD"/>
    </w:rPr>
  </w:style>
  <w:style w:type="character" w:customStyle="1" w:styleId="108">
    <w:name w:val="Unresolved Mention"/>
    <w:basedOn w:val="33"/>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2" Type="http://schemas.microsoft.com/office/2011/relationships/people" Target="people.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jpe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1018</Words>
  <Characters>5808</Characters>
  <Lines>1</Lines>
  <Paragraphs>1</Paragraphs>
  <TotalTime>0</TotalTime>
  <ScaleCrop>false</ScaleCrop>
  <LinksUpToDate>false</LinksUpToDate>
  <CharactersWithSpaces>6813</CharactersWithSpaces>
  <Application>WPS Office WWO_wpscloud_20240509192954-652ac8f352</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2021-07-28T14:03:00Z</dcterms:created>
  <dc:creator>杨 丽萍</dc:creator>
  <cp:lastModifiedBy>刘西西</cp:lastModifiedBy>
  <cp:lastPrinted>2021-07-18T18:33:00Z</cp:lastPrinted>
  <dcterms:modified xsi:type="dcterms:W3CDTF">2024-05-13T16:20:56Z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ICV">
    <vt:lpwstr>615E389AA2F02ECE8D162266DF23B46F_42</vt:lpwstr>
  </property>
</Properties>
</file>